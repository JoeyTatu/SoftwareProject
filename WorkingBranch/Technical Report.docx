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EF8259" w14:textId="77777777" w:rsidR="00994136" w:rsidRDefault="00994136" w:rsidP="008337D3">
      <w:pP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52F1FB33" w:rsidR="00F91AED"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283EB78F" w14:textId="13EB4259" w:rsidR="008337D3" w:rsidRDefault="008337D3" w:rsidP="00994136">
      <w:pPr>
        <w:jc w:val="center"/>
        <w:rPr>
          <w:rFonts w:cs="Arial"/>
        </w:rPr>
      </w:pPr>
    </w:p>
    <w:p w14:paraId="435D00A9" w14:textId="3A764500" w:rsidR="008337D3" w:rsidRDefault="008337D3" w:rsidP="00994136">
      <w:pPr>
        <w:jc w:val="center"/>
        <w:rPr>
          <w:rFonts w:cs="Arial"/>
        </w:rPr>
      </w:pPr>
    </w:p>
    <w:p w14:paraId="6641DE5D" w14:textId="55D9C813" w:rsidR="008337D3" w:rsidRDefault="008337D3" w:rsidP="00994136">
      <w:pPr>
        <w:jc w:val="center"/>
        <w:rPr>
          <w:rFonts w:cs="Arial"/>
        </w:rPr>
      </w:pPr>
    </w:p>
    <w:p w14:paraId="1EDD54C0" w14:textId="77777777" w:rsidR="008337D3" w:rsidRPr="00075741" w:rsidRDefault="008337D3" w:rsidP="00994136">
      <w:pPr>
        <w:jc w:val="center"/>
        <w:rPr>
          <w:rFonts w:cs="Arial"/>
        </w:rPr>
      </w:pP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8337D3" w:rsidRDefault="00317295" w:rsidP="00994136">
      <w:pPr>
        <w:pStyle w:val="TitleName"/>
        <w:rPr>
          <w:rFonts w:cs="Arial"/>
          <w:b/>
        </w:rPr>
      </w:pPr>
      <w:r w:rsidRPr="008337D3">
        <w:rPr>
          <w:rFonts w:cs="Arial"/>
          <w:b/>
        </w:rPr>
        <w:t>Joey Tatú</w:t>
      </w:r>
    </w:p>
    <w:p w14:paraId="4C8CC259" w14:textId="77777777" w:rsidR="00661543" w:rsidRPr="008337D3" w:rsidRDefault="00661543" w:rsidP="00994136">
      <w:pPr>
        <w:pStyle w:val="TitleName"/>
        <w:rPr>
          <w:rFonts w:cs="Arial"/>
          <w:b/>
        </w:rPr>
      </w:pPr>
      <w:r w:rsidRPr="008337D3">
        <w:rPr>
          <w:rFonts w:cs="Arial"/>
          <w:b/>
        </w:rPr>
        <w:t>15015556</w:t>
      </w:r>
    </w:p>
    <w:p w14:paraId="4F08B8A2" w14:textId="1304C504" w:rsidR="00661543" w:rsidRPr="008337D3" w:rsidRDefault="00317295" w:rsidP="00994136">
      <w:pPr>
        <w:pStyle w:val="TitleName"/>
        <w:rPr>
          <w:rFonts w:cs="Arial"/>
          <w:b/>
        </w:rPr>
      </w:pPr>
      <w:r w:rsidRPr="008337D3">
        <w:rPr>
          <w:rFonts w:cs="Arial"/>
          <w:b/>
        </w:rPr>
        <w:t>joey.tatu</w:t>
      </w:r>
      <w:r w:rsidR="00661543" w:rsidRPr="008337D3">
        <w:rPr>
          <w:rFonts w:cs="Arial"/>
          <w:b/>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footerReference w:type="default" r:id="rId9"/>
          <w:footerReference w:type="first" r:id="rId10"/>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5D651B8D" w14:textId="7DCFBF75" w:rsidR="00504025"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30415506" w:history="1">
        <w:r w:rsidR="00504025" w:rsidRPr="001407F1">
          <w:rPr>
            <w:rStyle w:val="Hyperlink"/>
            <w:noProof/>
          </w:rPr>
          <w:t>Executive Summary</w:t>
        </w:r>
        <w:r w:rsidR="00504025">
          <w:rPr>
            <w:noProof/>
            <w:webHidden/>
          </w:rPr>
          <w:tab/>
        </w:r>
        <w:r w:rsidR="00504025">
          <w:rPr>
            <w:noProof/>
            <w:webHidden/>
          </w:rPr>
          <w:fldChar w:fldCharType="begin"/>
        </w:r>
        <w:r w:rsidR="00504025">
          <w:rPr>
            <w:noProof/>
            <w:webHidden/>
          </w:rPr>
          <w:instrText xml:space="preserve"> PAGEREF _Toc30415506 \h </w:instrText>
        </w:r>
        <w:r w:rsidR="00504025">
          <w:rPr>
            <w:noProof/>
            <w:webHidden/>
          </w:rPr>
        </w:r>
        <w:r w:rsidR="00504025">
          <w:rPr>
            <w:noProof/>
            <w:webHidden/>
          </w:rPr>
          <w:fldChar w:fldCharType="separate"/>
        </w:r>
        <w:r w:rsidR="00504025">
          <w:rPr>
            <w:noProof/>
            <w:webHidden/>
          </w:rPr>
          <w:t>4</w:t>
        </w:r>
        <w:r w:rsidR="00504025">
          <w:rPr>
            <w:noProof/>
            <w:webHidden/>
          </w:rPr>
          <w:fldChar w:fldCharType="end"/>
        </w:r>
      </w:hyperlink>
    </w:p>
    <w:p w14:paraId="0ADECE09" w14:textId="4521762B" w:rsidR="00504025" w:rsidRDefault="00504025">
      <w:pPr>
        <w:pStyle w:val="TOC1"/>
        <w:tabs>
          <w:tab w:val="right" w:leader="dot" w:pos="8636"/>
        </w:tabs>
        <w:rPr>
          <w:rFonts w:asciiTheme="minorHAnsi" w:eastAsiaTheme="minorEastAsia" w:hAnsiTheme="minorHAnsi" w:cstheme="minorBidi"/>
          <w:noProof/>
          <w:sz w:val="22"/>
          <w:szCs w:val="22"/>
        </w:rPr>
      </w:pPr>
      <w:hyperlink w:anchor="_Toc30415507" w:history="1">
        <w:r w:rsidRPr="001407F1">
          <w:rPr>
            <w:rStyle w:val="Hyperlink"/>
            <w:noProof/>
          </w:rPr>
          <w:t>Definitions, Acronyms, and Abbreviations</w:t>
        </w:r>
        <w:r>
          <w:rPr>
            <w:noProof/>
            <w:webHidden/>
          </w:rPr>
          <w:tab/>
        </w:r>
        <w:r>
          <w:rPr>
            <w:noProof/>
            <w:webHidden/>
          </w:rPr>
          <w:fldChar w:fldCharType="begin"/>
        </w:r>
        <w:r>
          <w:rPr>
            <w:noProof/>
            <w:webHidden/>
          </w:rPr>
          <w:instrText xml:space="preserve"> PAGEREF _Toc30415507 \h </w:instrText>
        </w:r>
        <w:r>
          <w:rPr>
            <w:noProof/>
            <w:webHidden/>
          </w:rPr>
        </w:r>
        <w:r>
          <w:rPr>
            <w:noProof/>
            <w:webHidden/>
          </w:rPr>
          <w:fldChar w:fldCharType="separate"/>
        </w:r>
        <w:r>
          <w:rPr>
            <w:noProof/>
            <w:webHidden/>
          </w:rPr>
          <w:t>5</w:t>
        </w:r>
        <w:r>
          <w:rPr>
            <w:noProof/>
            <w:webHidden/>
          </w:rPr>
          <w:fldChar w:fldCharType="end"/>
        </w:r>
      </w:hyperlink>
    </w:p>
    <w:p w14:paraId="2092F2A2" w14:textId="5B2E9DCC" w:rsidR="00504025" w:rsidRDefault="00504025">
      <w:pPr>
        <w:pStyle w:val="TOC1"/>
        <w:tabs>
          <w:tab w:val="left" w:pos="482"/>
          <w:tab w:val="right" w:leader="dot" w:pos="8636"/>
        </w:tabs>
        <w:rPr>
          <w:rFonts w:asciiTheme="minorHAnsi" w:eastAsiaTheme="minorEastAsia" w:hAnsiTheme="minorHAnsi" w:cstheme="minorBidi"/>
          <w:noProof/>
          <w:sz w:val="22"/>
          <w:szCs w:val="22"/>
        </w:rPr>
      </w:pPr>
      <w:hyperlink w:anchor="_Toc30415508" w:history="1">
        <w:r w:rsidRPr="001407F1">
          <w:rPr>
            <w:rStyle w:val="Hyperlink"/>
            <w:noProof/>
          </w:rPr>
          <w:t>1</w:t>
        </w:r>
        <w:r>
          <w:rPr>
            <w:rFonts w:asciiTheme="minorHAnsi" w:eastAsiaTheme="minorEastAsia" w:hAnsiTheme="minorHAnsi" w:cstheme="minorBidi"/>
            <w:noProof/>
            <w:sz w:val="22"/>
            <w:szCs w:val="22"/>
          </w:rPr>
          <w:tab/>
        </w:r>
        <w:r w:rsidRPr="001407F1">
          <w:rPr>
            <w:rStyle w:val="Hyperlink"/>
            <w:noProof/>
          </w:rPr>
          <w:t>Introduction</w:t>
        </w:r>
        <w:r>
          <w:rPr>
            <w:noProof/>
            <w:webHidden/>
          </w:rPr>
          <w:tab/>
        </w:r>
        <w:r>
          <w:rPr>
            <w:noProof/>
            <w:webHidden/>
          </w:rPr>
          <w:fldChar w:fldCharType="begin"/>
        </w:r>
        <w:r>
          <w:rPr>
            <w:noProof/>
            <w:webHidden/>
          </w:rPr>
          <w:instrText xml:space="preserve"> PAGEREF _Toc30415508 \h </w:instrText>
        </w:r>
        <w:r>
          <w:rPr>
            <w:noProof/>
            <w:webHidden/>
          </w:rPr>
        </w:r>
        <w:r>
          <w:rPr>
            <w:noProof/>
            <w:webHidden/>
          </w:rPr>
          <w:fldChar w:fldCharType="separate"/>
        </w:r>
        <w:r>
          <w:rPr>
            <w:noProof/>
            <w:webHidden/>
          </w:rPr>
          <w:t>6</w:t>
        </w:r>
        <w:r>
          <w:rPr>
            <w:noProof/>
            <w:webHidden/>
          </w:rPr>
          <w:fldChar w:fldCharType="end"/>
        </w:r>
      </w:hyperlink>
    </w:p>
    <w:p w14:paraId="4072EFA4" w14:textId="7BDE7E72" w:rsidR="00504025" w:rsidRDefault="00504025">
      <w:pPr>
        <w:pStyle w:val="TOC1"/>
        <w:tabs>
          <w:tab w:val="left" w:pos="482"/>
          <w:tab w:val="right" w:leader="dot" w:pos="8636"/>
        </w:tabs>
        <w:rPr>
          <w:rFonts w:asciiTheme="minorHAnsi" w:eastAsiaTheme="minorEastAsia" w:hAnsiTheme="minorHAnsi" w:cstheme="minorBidi"/>
          <w:noProof/>
          <w:sz w:val="22"/>
          <w:szCs w:val="22"/>
        </w:rPr>
      </w:pPr>
      <w:hyperlink w:anchor="_Toc30415509" w:history="1">
        <w:r w:rsidRPr="001407F1">
          <w:rPr>
            <w:rStyle w:val="Hyperlink"/>
            <w:noProof/>
          </w:rPr>
          <w:t>2</w:t>
        </w:r>
        <w:r>
          <w:rPr>
            <w:rFonts w:asciiTheme="minorHAnsi" w:eastAsiaTheme="minorEastAsia" w:hAnsiTheme="minorHAnsi" w:cstheme="minorBidi"/>
            <w:noProof/>
            <w:sz w:val="22"/>
            <w:szCs w:val="22"/>
          </w:rPr>
          <w:tab/>
        </w:r>
        <w:r w:rsidRPr="001407F1">
          <w:rPr>
            <w:rStyle w:val="Hyperlink"/>
            <w:noProof/>
          </w:rPr>
          <w:t>Background</w:t>
        </w:r>
        <w:r>
          <w:rPr>
            <w:noProof/>
            <w:webHidden/>
          </w:rPr>
          <w:tab/>
        </w:r>
        <w:r>
          <w:rPr>
            <w:noProof/>
            <w:webHidden/>
          </w:rPr>
          <w:fldChar w:fldCharType="begin"/>
        </w:r>
        <w:r>
          <w:rPr>
            <w:noProof/>
            <w:webHidden/>
          </w:rPr>
          <w:instrText xml:space="preserve"> PAGEREF _Toc30415509 \h </w:instrText>
        </w:r>
        <w:r>
          <w:rPr>
            <w:noProof/>
            <w:webHidden/>
          </w:rPr>
        </w:r>
        <w:r>
          <w:rPr>
            <w:noProof/>
            <w:webHidden/>
          </w:rPr>
          <w:fldChar w:fldCharType="separate"/>
        </w:r>
        <w:r>
          <w:rPr>
            <w:noProof/>
            <w:webHidden/>
          </w:rPr>
          <w:t>8</w:t>
        </w:r>
        <w:r>
          <w:rPr>
            <w:noProof/>
            <w:webHidden/>
          </w:rPr>
          <w:fldChar w:fldCharType="end"/>
        </w:r>
      </w:hyperlink>
    </w:p>
    <w:p w14:paraId="146048AA" w14:textId="139D6077" w:rsidR="00504025" w:rsidRDefault="00504025">
      <w:pPr>
        <w:pStyle w:val="TOC2"/>
        <w:rPr>
          <w:rFonts w:asciiTheme="minorHAnsi" w:eastAsiaTheme="minorEastAsia" w:hAnsiTheme="minorHAnsi" w:cstheme="minorBidi"/>
          <w:noProof/>
          <w:sz w:val="22"/>
          <w:szCs w:val="22"/>
        </w:rPr>
      </w:pPr>
      <w:hyperlink w:anchor="_Toc30415510" w:history="1">
        <w:r w:rsidRPr="001407F1">
          <w:rPr>
            <w:rStyle w:val="Hyperlink"/>
            <w:noProof/>
          </w:rPr>
          <w:t>2.1</w:t>
        </w:r>
        <w:r>
          <w:rPr>
            <w:rFonts w:asciiTheme="minorHAnsi" w:eastAsiaTheme="minorEastAsia" w:hAnsiTheme="minorHAnsi" w:cstheme="minorBidi"/>
            <w:noProof/>
            <w:sz w:val="22"/>
            <w:szCs w:val="22"/>
          </w:rPr>
          <w:tab/>
        </w:r>
        <w:r w:rsidRPr="001407F1">
          <w:rPr>
            <w:rStyle w:val="Hyperlink"/>
            <w:noProof/>
          </w:rPr>
          <w:t>Objectives</w:t>
        </w:r>
        <w:r>
          <w:rPr>
            <w:noProof/>
            <w:webHidden/>
          </w:rPr>
          <w:tab/>
        </w:r>
        <w:r>
          <w:rPr>
            <w:noProof/>
            <w:webHidden/>
          </w:rPr>
          <w:fldChar w:fldCharType="begin"/>
        </w:r>
        <w:r>
          <w:rPr>
            <w:noProof/>
            <w:webHidden/>
          </w:rPr>
          <w:instrText xml:space="preserve"> PAGEREF _Toc30415510 \h </w:instrText>
        </w:r>
        <w:r>
          <w:rPr>
            <w:noProof/>
            <w:webHidden/>
          </w:rPr>
        </w:r>
        <w:r>
          <w:rPr>
            <w:noProof/>
            <w:webHidden/>
          </w:rPr>
          <w:fldChar w:fldCharType="separate"/>
        </w:r>
        <w:r>
          <w:rPr>
            <w:noProof/>
            <w:webHidden/>
          </w:rPr>
          <w:t>9</w:t>
        </w:r>
        <w:r>
          <w:rPr>
            <w:noProof/>
            <w:webHidden/>
          </w:rPr>
          <w:fldChar w:fldCharType="end"/>
        </w:r>
      </w:hyperlink>
    </w:p>
    <w:p w14:paraId="4CD04C51" w14:textId="3F32A6ED" w:rsidR="00504025" w:rsidRDefault="00504025">
      <w:pPr>
        <w:pStyle w:val="TOC3"/>
        <w:rPr>
          <w:rFonts w:asciiTheme="minorHAnsi" w:eastAsiaTheme="minorEastAsia" w:hAnsiTheme="minorHAnsi" w:cstheme="minorBidi"/>
          <w:noProof/>
          <w:sz w:val="22"/>
          <w:szCs w:val="22"/>
        </w:rPr>
      </w:pPr>
      <w:hyperlink w:anchor="_Toc30415511" w:history="1">
        <w:r w:rsidRPr="001407F1">
          <w:rPr>
            <w:rStyle w:val="Hyperlink"/>
            <w:noProof/>
            <w:lang w:val="en-GB"/>
          </w:rPr>
          <w:t>2.1.1</w:t>
        </w:r>
        <w:r>
          <w:rPr>
            <w:rFonts w:asciiTheme="minorHAnsi" w:eastAsiaTheme="minorEastAsia" w:hAnsiTheme="minorHAnsi" w:cstheme="minorBidi"/>
            <w:noProof/>
            <w:sz w:val="22"/>
            <w:szCs w:val="22"/>
          </w:rPr>
          <w:tab/>
        </w:r>
        <w:r w:rsidRPr="001407F1">
          <w:rPr>
            <w:rStyle w:val="Hyperlink"/>
            <w:noProof/>
            <w:lang w:val="en-GB"/>
          </w:rPr>
          <w:t>Appointments (Artist)</w:t>
        </w:r>
        <w:r>
          <w:rPr>
            <w:noProof/>
            <w:webHidden/>
          </w:rPr>
          <w:tab/>
        </w:r>
        <w:r>
          <w:rPr>
            <w:noProof/>
            <w:webHidden/>
          </w:rPr>
          <w:fldChar w:fldCharType="begin"/>
        </w:r>
        <w:r>
          <w:rPr>
            <w:noProof/>
            <w:webHidden/>
          </w:rPr>
          <w:instrText xml:space="preserve"> PAGEREF _Toc30415511 \h </w:instrText>
        </w:r>
        <w:r>
          <w:rPr>
            <w:noProof/>
            <w:webHidden/>
          </w:rPr>
        </w:r>
        <w:r>
          <w:rPr>
            <w:noProof/>
            <w:webHidden/>
          </w:rPr>
          <w:fldChar w:fldCharType="separate"/>
        </w:r>
        <w:r>
          <w:rPr>
            <w:noProof/>
            <w:webHidden/>
          </w:rPr>
          <w:t>9</w:t>
        </w:r>
        <w:r>
          <w:rPr>
            <w:noProof/>
            <w:webHidden/>
          </w:rPr>
          <w:fldChar w:fldCharType="end"/>
        </w:r>
      </w:hyperlink>
    </w:p>
    <w:p w14:paraId="6E0C9FDB" w14:textId="4F517EB2" w:rsidR="00504025" w:rsidRDefault="00504025">
      <w:pPr>
        <w:pStyle w:val="TOC3"/>
        <w:rPr>
          <w:rFonts w:asciiTheme="minorHAnsi" w:eastAsiaTheme="minorEastAsia" w:hAnsiTheme="minorHAnsi" w:cstheme="minorBidi"/>
          <w:noProof/>
          <w:sz w:val="22"/>
          <w:szCs w:val="22"/>
        </w:rPr>
      </w:pPr>
      <w:hyperlink w:anchor="_Toc30415512" w:history="1">
        <w:r w:rsidRPr="001407F1">
          <w:rPr>
            <w:rStyle w:val="Hyperlink"/>
            <w:noProof/>
            <w:lang w:val="en-GB"/>
          </w:rPr>
          <w:t>2.1.2</w:t>
        </w:r>
        <w:r>
          <w:rPr>
            <w:rFonts w:asciiTheme="minorHAnsi" w:eastAsiaTheme="minorEastAsia" w:hAnsiTheme="minorHAnsi" w:cstheme="minorBidi"/>
            <w:noProof/>
            <w:sz w:val="22"/>
            <w:szCs w:val="22"/>
          </w:rPr>
          <w:tab/>
        </w:r>
        <w:r w:rsidRPr="001407F1">
          <w:rPr>
            <w:rStyle w:val="Hyperlink"/>
            <w:noProof/>
            <w:lang w:val="en-GB"/>
          </w:rPr>
          <w:t>Appointments (Client)</w:t>
        </w:r>
        <w:r>
          <w:rPr>
            <w:noProof/>
            <w:webHidden/>
          </w:rPr>
          <w:tab/>
        </w:r>
        <w:r>
          <w:rPr>
            <w:noProof/>
            <w:webHidden/>
          </w:rPr>
          <w:fldChar w:fldCharType="begin"/>
        </w:r>
        <w:r>
          <w:rPr>
            <w:noProof/>
            <w:webHidden/>
          </w:rPr>
          <w:instrText xml:space="preserve"> PAGEREF _Toc30415512 \h </w:instrText>
        </w:r>
        <w:r>
          <w:rPr>
            <w:noProof/>
            <w:webHidden/>
          </w:rPr>
        </w:r>
        <w:r>
          <w:rPr>
            <w:noProof/>
            <w:webHidden/>
          </w:rPr>
          <w:fldChar w:fldCharType="separate"/>
        </w:r>
        <w:r>
          <w:rPr>
            <w:noProof/>
            <w:webHidden/>
          </w:rPr>
          <w:t>10</w:t>
        </w:r>
        <w:r>
          <w:rPr>
            <w:noProof/>
            <w:webHidden/>
          </w:rPr>
          <w:fldChar w:fldCharType="end"/>
        </w:r>
      </w:hyperlink>
    </w:p>
    <w:p w14:paraId="755D8BFE" w14:textId="339C9218" w:rsidR="00504025" w:rsidRDefault="00504025">
      <w:pPr>
        <w:pStyle w:val="TOC2"/>
        <w:rPr>
          <w:rFonts w:asciiTheme="minorHAnsi" w:eastAsiaTheme="minorEastAsia" w:hAnsiTheme="minorHAnsi" w:cstheme="minorBidi"/>
          <w:noProof/>
          <w:sz w:val="22"/>
          <w:szCs w:val="22"/>
        </w:rPr>
      </w:pPr>
      <w:hyperlink w:anchor="_Toc30415513" w:history="1">
        <w:r w:rsidRPr="001407F1">
          <w:rPr>
            <w:rStyle w:val="Hyperlink"/>
            <w:noProof/>
          </w:rPr>
          <w:t>2.2</w:t>
        </w:r>
        <w:r>
          <w:rPr>
            <w:rFonts w:asciiTheme="minorHAnsi" w:eastAsiaTheme="minorEastAsia" w:hAnsiTheme="minorHAnsi" w:cstheme="minorBidi"/>
            <w:noProof/>
            <w:sz w:val="22"/>
            <w:szCs w:val="22"/>
          </w:rPr>
          <w:tab/>
        </w:r>
        <w:r w:rsidRPr="001407F1">
          <w:rPr>
            <w:rStyle w:val="Hyperlink"/>
            <w:noProof/>
          </w:rPr>
          <w:t>Research</w:t>
        </w:r>
        <w:r>
          <w:rPr>
            <w:noProof/>
            <w:webHidden/>
          </w:rPr>
          <w:tab/>
        </w:r>
        <w:r>
          <w:rPr>
            <w:noProof/>
            <w:webHidden/>
          </w:rPr>
          <w:fldChar w:fldCharType="begin"/>
        </w:r>
        <w:r>
          <w:rPr>
            <w:noProof/>
            <w:webHidden/>
          </w:rPr>
          <w:instrText xml:space="preserve"> PAGEREF _Toc30415513 \h </w:instrText>
        </w:r>
        <w:r>
          <w:rPr>
            <w:noProof/>
            <w:webHidden/>
          </w:rPr>
        </w:r>
        <w:r>
          <w:rPr>
            <w:noProof/>
            <w:webHidden/>
          </w:rPr>
          <w:fldChar w:fldCharType="separate"/>
        </w:r>
        <w:r>
          <w:rPr>
            <w:noProof/>
            <w:webHidden/>
          </w:rPr>
          <w:t>10</w:t>
        </w:r>
        <w:r>
          <w:rPr>
            <w:noProof/>
            <w:webHidden/>
          </w:rPr>
          <w:fldChar w:fldCharType="end"/>
        </w:r>
      </w:hyperlink>
    </w:p>
    <w:p w14:paraId="20D07DCB" w14:textId="2822CDCD" w:rsidR="00504025" w:rsidRDefault="00504025">
      <w:pPr>
        <w:pStyle w:val="TOC3"/>
        <w:rPr>
          <w:rFonts w:asciiTheme="minorHAnsi" w:eastAsiaTheme="minorEastAsia" w:hAnsiTheme="minorHAnsi" w:cstheme="minorBidi"/>
          <w:noProof/>
          <w:sz w:val="22"/>
          <w:szCs w:val="22"/>
        </w:rPr>
      </w:pPr>
      <w:hyperlink w:anchor="_Toc30415514" w:history="1">
        <w:r w:rsidRPr="001407F1">
          <w:rPr>
            <w:rStyle w:val="Hyperlink"/>
            <w:noProof/>
            <w:lang w:val="en-GB"/>
          </w:rPr>
          <w:t>2.2.1</w:t>
        </w:r>
        <w:r>
          <w:rPr>
            <w:rFonts w:asciiTheme="minorHAnsi" w:eastAsiaTheme="minorEastAsia" w:hAnsiTheme="minorHAnsi" w:cstheme="minorBidi"/>
            <w:noProof/>
            <w:sz w:val="22"/>
            <w:szCs w:val="22"/>
          </w:rPr>
          <w:tab/>
        </w:r>
        <w:r w:rsidRPr="001407F1">
          <w:rPr>
            <w:rStyle w:val="Hyperlink"/>
            <w:noProof/>
            <w:lang w:val="en-GB"/>
          </w:rPr>
          <w:t>Personalisation</w:t>
        </w:r>
        <w:r>
          <w:rPr>
            <w:noProof/>
            <w:webHidden/>
          </w:rPr>
          <w:tab/>
        </w:r>
        <w:r>
          <w:rPr>
            <w:noProof/>
            <w:webHidden/>
          </w:rPr>
          <w:fldChar w:fldCharType="begin"/>
        </w:r>
        <w:r>
          <w:rPr>
            <w:noProof/>
            <w:webHidden/>
          </w:rPr>
          <w:instrText xml:space="preserve"> PAGEREF _Toc30415514 \h </w:instrText>
        </w:r>
        <w:r>
          <w:rPr>
            <w:noProof/>
            <w:webHidden/>
          </w:rPr>
        </w:r>
        <w:r>
          <w:rPr>
            <w:noProof/>
            <w:webHidden/>
          </w:rPr>
          <w:fldChar w:fldCharType="separate"/>
        </w:r>
        <w:r>
          <w:rPr>
            <w:noProof/>
            <w:webHidden/>
          </w:rPr>
          <w:t>10</w:t>
        </w:r>
        <w:r>
          <w:rPr>
            <w:noProof/>
            <w:webHidden/>
          </w:rPr>
          <w:fldChar w:fldCharType="end"/>
        </w:r>
      </w:hyperlink>
    </w:p>
    <w:p w14:paraId="7976AB96" w14:textId="0CEC5056" w:rsidR="00504025" w:rsidRDefault="00504025">
      <w:pPr>
        <w:pStyle w:val="TOC3"/>
        <w:rPr>
          <w:rFonts w:asciiTheme="minorHAnsi" w:eastAsiaTheme="minorEastAsia" w:hAnsiTheme="minorHAnsi" w:cstheme="minorBidi"/>
          <w:noProof/>
          <w:sz w:val="22"/>
          <w:szCs w:val="22"/>
        </w:rPr>
      </w:pPr>
      <w:hyperlink w:anchor="_Toc30415515" w:history="1">
        <w:r w:rsidRPr="001407F1">
          <w:rPr>
            <w:rStyle w:val="Hyperlink"/>
            <w:noProof/>
            <w:lang w:val="en-GB"/>
          </w:rPr>
          <w:t>2.2.2</w:t>
        </w:r>
        <w:r>
          <w:rPr>
            <w:rFonts w:asciiTheme="minorHAnsi" w:eastAsiaTheme="minorEastAsia" w:hAnsiTheme="minorHAnsi" w:cstheme="minorBidi"/>
            <w:noProof/>
            <w:sz w:val="22"/>
            <w:szCs w:val="22"/>
          </w:rPr>
          <w:tab/>
        </w:r>
        <w:r w:rsidRPr="001407F1">
          <w:rPr>
            <w:rStyle w:val="Hyperlink"/>
            <w:noProof/>
            <w:lang w:val="en-GB"/>
          </w:rPr>
          <w:t>Optimisation</w:t>
        </w:r>
        <w:r>
          <w:rPr>
            <w:noProof/>
            <w:webHidden/>
          </w:rPr>
          <w:tab/>
        </w:r>
        <w:r>
          <w:rPr>
            <w:noProof/>
            <w:webHidden/>
          </w:rPr>
          <w:fldChar w:fldCharType="begin"/>
        </w:r>
        <w:r>
          <w:rPr>
            <w:noProof/>
            <w:webHidden/>
          </w:rPr>
          <w:instrText xml:space="preserve"> PAGEREF _Toc30415515 \h </w:instrText>
        </w:r>
        <w:r>
          <w:rPr>
            <w:noProof/>
            <w:webHidden/>
          </w:rPr>
        </w:r>
        <w:r>
          <w:rPr>
            <w:noProof/>
            <w:webHidden/>
          </w:rPr>
          <w:fldChar w:fldCharType="separate"/>
        </w:r>
        <w:r>
          <w:rPr>
            <w:noProof/>
            <w:webHidden/>
          </w:rPr>
          <w:t>11</w:t>
        </w:r>
        <w:r>
          <w:rPr>
            <w:noProof/>
            <w:webHidden/>
          </w:rPr>
          <w:fldChar w:fldCharType="end"/>
        </w:r>
      </w:hyperlink>
    </w:p>
    <w:p w14:paraId="58A18756" w14:textId="2A9E162F" w:rsidR="00504025" w:rsidRDefault="00504025">
      <w:pPr>
        <w:pStyle w:val="TOC1"/>
        <w:tabs>
          <w:tab w:val="left" w:pos="482"/>
          <w:tab w:val="right" w:leader="dot" w:pos="8636"/>
        </w:tabs>
        <w:rPr>
          <w:rFonts w:asciiTheme="minorHAnsi" w:eastAsiaTheme="minorEastAsia" w:hAnsiTheme="minorHAnsi" w:cstheme="minorBidi"/>
          <w:noProof/>
          <w:sz w:val="22"/>
          <w:szCs w:val="22"/>
        </w:rPr>
      </w:pPr>
      <w:hyperlink w:anchor="_Toc30415516" w:history="1">
        <w:r w:rsidRPr="001407F1">
          <w:rPr>
            <w:rStyle w:val="Hyperlink"/>
            <w:noProof/>
          </w:rPr>
          <w:t>3</w:t>
        </w:r>
        <w:r>
          <w:rPr>
            <w:rFonts w:asciiTheme="minorHAnsi" w:eastAsiaTheme="minorEastAsia" w:hAnsiTheme="minorHAnsi" w:cstheme="minorBidi"/>
            <w:noProof/>
            <w:sz w:val="22"/>
            <w:szCs w:val="22"/>
          </w:rPr>
          <w:tab/>
        </w:r>
        <w:r w:rsidRPr="001407F1">
          <w:rPr>
            <w:rStyle w:val="Hyperlink"/>
            <w:noProof/>
          </w:rPr>
          <w:t>System</w:t>
        </w:r>
        <w:r>
          <w:rPr>
            <w:noProof/>
            <w:webHidden/>
          </w:rPr>
          <w:tab/>
        </w:r>
        <w:r>
          <w:rPr>
            <w:noProof/>
            <w:webHidden/>
          </w:rPr>
          <w:fldChar w:fldCharType="begin"/>
        </w:r>
        <w:r>
          <w:rPr>
            <w:noProof/>
            <w:webHidden/>
          </w:rPr>
          <w:instrText xml:space="preserve"> PAGEREF _Toc30415516 \h </w:instrText>
        </w:r>
        <w:r>
          <w:rPr>
            <w:noProof/>
            <w:webHidden/>
          </w:rPr>
        </w:r>
        <w:r>
          <w:rPr>
            <w:noProof/>
            <w:webHidden/>
          </w:rPr>
          <w:fldChar w:fldCharType="separate"/>
        </w:r>
        <w:r>
          <w:rPr>
            <w:noProof/>
            <w:webHidden/>
          </w:rPr>
          <w:t>13</w:t>
        </w:r>
        <w:r>
          <w:rPr>
            <w:noProof/>
            <w:webHidden/>
          </w:rPr>
          <w:fldChar w:fldCharType="end"/>
        </w:r>
      </w:hyperlink>
    </w:p>
    <w:p w14:paraId="47D1D32C" w14:textId="1DB8A058" w:rsidR="00504025" w:rsidRDefault="00504025">
      <w:pPr>
        <w:pStyle w:val="TOC2"/>
        <w:rPr>
          <w:rFonts w:asciiTheme="minorHAnsi" w:eastAsiaTheme="minorEastAsia" w:hAnsiTheme="minorHAnsi" w:cstheme="minorBidi"/>
          <w:noProof/>
          <w:sz w:val="22"/>
          <w:szCs w:val="22"/>
        </w:rPr>
      </w:pPr>
      <w:hyperlink w:anchor="_Toc30415517" w:history="1">
        <w:r w:rsidRPr="001407F1">
          <w:rPr>
            <w:rStyle w:val="Hyperlink"/>
            <w:noProof/>
          </w:rPr>
          <w:t>3.1</w:t>
        </w:r>
        <w:r>
          <w:rPr>
            <w:rFonts w:asciiTheme="minorHAnsi" w:eastAsiaTheme="minorEastAsia" w:hAnsiTheme="minorHAnsi" w:cstheme="minorBidi"/>
            <w:noProof/>
            <w:sz w:val="22"/>
            <w:szCs w:val="22"/>
          </w:rPr>
          <w:tab/>
        </w:r>
        <w:r w:rsidRPr="001407F1">
          <w:rPr>
            <w:rStyle w:val="Hyperlink"/>
            <w:noProof/>
          </w:rPr>
          <w:t>Requirements</w:t>
        </w:r>
        <w:r>
          <w:rPr>
            <w:noProof/>
            <w:webHidden/>
          </w:rPr>
          <w:tab/>
        </w:r>
        <w:r>
          <w:rPr>
            <w:noProof/>
            <w:webHidden/>
          </w:rPr>
          <w:fldChar w:fldCharType="begin"/>
        </w:r>
        <w:r>
          <w:rPr>
            <w:noProof/>
            <w:webHidden/>
          </w:rPr>
          <w:instrText xml:space="preserve"> PAGEREF _Toc30415517 \h </w:instrText>
        </w:r>
        <w:r>
          <w:rPr>
            <w:noProof/>
            <w:webHidden/>
          </w:rPr>
        </w:r>
        <w:r>
          <w:rPr>
            <w:noProof/>
            <w:webHidden/>
          </w:rPr>
          <w:fldChar w:fldCharType="separate"/>
        </w:r>
        <w:r>
          <w:rPr>
            <w:noProof/>
            <w:webHidden/>
          </w:rPr>
          <w:t>13</w:t>
        </w:r>
        <w:r>
          <w:rPr>
            <w:noProof/>
            <w:webHidden/>
          </w:rPr>
          <w:fldChar w:fldCharType="end"/>
        </w:r>
      </w:hyperlink>
    </w:p>
    <w:p w14:paraId="579F0C29" w14:textId="4FB6B03C" w:rsidR="00504025" w:rsidRDefault="00504025">
      <w:pPr>
        <w:pStyle w:val="TOC3"/>
        <w:rPr>
          <w:rFonts w:asciiTheme="minorHAnsi" w:eastAsiaTheme="minorEastAsia" w:hAnsiTheme="minorHAnsi" w:cstheme="minorBidi"/>
          <w:noProof/>
          <w:sz w:val="22"/>
          <w:szCs w:val="22"/>
        </w:rPr>
      </w:pPr>
      <w:hyperlink w:anchor="_Toc30415518" w:history="1">
        <w:r w:rsidRPr="001407F1">
          <w:rPr>
            <w:rStyle w:val="Hyperlink"/>
            <w:noProof/>
          </w:rPr>
          <w:t>3.1.1</w:t>
        </w:r>
        <w:r>
          <w:rPr>
            <w:rFonts w:asciiTheme="minorHAnsi" w:eastAsiaTheme="minorEastAsia" w:hAnsiTheme="minorHAnsi" w:cstheme="minorBidi"/>
            <w:noProof/>
            <w:sz w:val="22"/>
            <w:szCs w:val="22"/>
          </w:rPr>
          <w:tab/>
        </w:r>
        <w:r w:rsidRPr="001407F1">
          <w:rPr>
            <w:rStyle w:val="Hyperlink"/>
            <w:noProof/>
          </w:rPr>
          <w:t>Functional requirements</w:t>
        </w:r>
        <w:r>
          <w:rPr>
            <w:noProof/>
            <w:webHidden/>
          </w:rPr>
          <w:tab/>
        </w:r>
        <w:r>
          <w:rPr>
            <w:noProof/>
            <w:webHidden/>
          </w:rPr>
          <w:fldChar w:fldCharType="begin"/>
        </w:r>
        <w:r>
          <w:rPr>
            <w:noProof/>
            <w:webHidden/>
          </w:rPr>
          <w:instrText xml:space="preserve"> PAGEREF _Toc30415518 \h </w:instrText>
        </w:r>
        <w:r>
          <w:rPr>
            <w:noProof/>
            <w:webHidden/>
          </w:rPr>
        </w:r>
        <w:r>
          <w:rPr>
            <w:noProof/>
            <w:webHidden/>
          </w:rPr>
          <w:fldChar w:fldCharType="separate"/>
        </w:r>
        <w:r>
          <w:rPr>
            <w:noProof/>
            <w:webHidden/>
          </w:rPr>
          <w:t>13</w:t>
        </w:r>
        <w:r>
          <w:rPr>
            <w:noProof/>
            <w:webHidden/>
          </w:rPr>
          <w:fldChar w:fldCharType="end"/>
        </w:r>
      </w:hyperlink>
    </w:p>
    <w:p w14:paraId="0BA25E2F" w14:textId="0E7B151D" w:rsidR="00504025" w:rsidRDefault="00504025">
      <w:pPr>
        <w:pStyle w:val="TOC3"/>
        <w:rPr>
          <w:rFonts w:asciiTheme="minorHAnsi" w:eastAsiaTheme="minorEastAsia" w:hAnsiTheme="minorHAnsi" w:cstheme="minorBidi"/>
          <w:noProof/>
          <w:sz w:val="22"/>
          <w:szCs w:val="22"/>
        </w:rPr>
      </w:pPr>
      <w:hyperlink w:anchor="_Toc30415641" w:history="1">
        <w:r w:rsidRPr="001407F1">
          <w:rPr>
            <w:rStyle w:val="Hyperlink"/>
            <w:noProof/>
          </w:rPr>
          <w:t>3.1.2</w:t>
        </w:r>
        <w:r>
          <w:rPr>
            <w:rFonts w:asciiTheme="minorHAnsi" w:eastAsiaTheme="minorEastAsia" w:hAnsiTheme="minorHAnsi" w:cstheme="minorBidi"/>
            <w:noProof/>
            <w:sz w:val="22"/>
            <w:szCs w:val="22"/>
          </w:rPr>
          <w:tab/>
        </w:r>
        <w:r w:rsidRPr="001407F1">
          <w:rPr>
            <w:rStyle w:val="Hyperlink"/>
            <w:noProof/>
          </w:rPr>
          <w:t>Requirement 1: Create Schedule</w:t>
        </w:r>
        <w:r>
          <w:rPr>
            <w:noProof/>
            <w:webHidden/>
          </w:rPr>
          <w:tab/>
        </w:r>
        <w:r>
          <w:rPr>
            <w:noProof/>
            <w:webHidden/>
          </w:rPr>
          <w:fldChar w:fldCharType="begin"/>
        </w:r>
        <w:r>
          <w:rPr>
            <w:noProof/>
            <w:webHidden/>
          </w:rPr>
          <w:instrText xml:space="preserve"> PAGEREF _Toc30415641 \h </w:instrText>
        </w:r>
        <w:r>
          <w:rPr>
            <w:noProof/>
            <w:webHidden/>
          </w:rPr>
        </w:r>
        <w:r>
          <w:rPr>
            <w:noProof/>
            <w:webHidden/>
          </w:rPr>
          <w:fldChar w:fldCharType="separate"/>
        </w:r>
        <w:r>
          <w:rPr>
            <w:noProof/>
            <w:webHidden/>
          </w:rPr>
          <w:t>14</w:t>
        </w:r>
        <w:r>
          <w:rPr>
            <w:noProof/>
            <w:webHidden/>
          </w:rPr>
          <w:fldChar w:fldCharType="end"/>
        </w:r>
      </w:hyperlink>
    </w:p>
    <w:p w14:paraId="6F03EA04" w14:textId="1D8A398C" w:rsidR="00504025" w:rsidRDefault="00504025">
      <w:pPr>
        <w:pStyle w:val="TOC3"/>
        <w:rPr>
          <w:rFonts w:asciiTheme="minorHAnsi" w:eastAsiaTheme="minorEastAsia" w:hAnsiTheme="minorHAnsi" w:cstheme="minorBidi"/>
          <w:noProof/>
          <w:sz w:val="22"/>
          <w:szCs w:val="22"/>
        </w:rPr>
      </w:pPr>
      <w:hyperlink w:anchor="_Toc30415642" w:history="1">
        <w:r w:rsidRPr="001407F1">
          <w:rPr>
            <w:rStyle w:val="Hyperlink"/>
            <w:noProof/>
          </w:rPr>
          <w:t>3.1.3</w:t>
        </w:r>
        <w:r>
          <w:rPr>
            <w:rFonts w:asciiTheme="minorHAnsi" w:eastAsiaTheme="minorEastAsia" w:hAnsiTheme="minorHAnsi" w:cstheme="minorBidi"/>
            <w:noProof/>
            <w:sz w:val="22"/>
            <w:szCs w:val="22"/>
          </w:rPr>
          <w:tab/>
        </w:r>
        <w:r w:rsidRPr="001407F1">
          <w:rPr>
            <w:rStyle w:val="Hyperlink"/>
            <w:noProof/>
          </w:rPr>
          <w:t>Requirement 2: Book appointment</w:t>
        </w:r>
        <w:r>
          <w:rPr>
            <w:noProof/>
            <w:webHidden/>
          </w:rPr>
          <w:tab/>
        </w:r>
        <w:r>
          <w:rPr>
            <w:noProof/>
            <w:webHidden/>
          </w:rPr>
          <w:fldChar w:fldCharType="begin"/>
        </w:r>
        <w:r>
          <w:rPr>
            <w:noProof/>
            <w:webHidden/>
          </w:rPr>
          <w:instrText xml:space="preserve"> PAGEREF _Toc30415642 \h </w:instrText>
        </w:r>
        <w:r>
          <w:rPr>
            <w:noProof/>
            <w:webHidden/>
          </w:rPr>
        </w:r>
        <w:r>
          <w:rPr>
            <w:noProof/>
            <w:webHidden/>
          </w:rPr>
          <w:fldChar w:fldCharType="separate"/>
        </w:r>
        <w:r>
          <w:rPr>
            <w:noProof/>
            <w:webHidden/>
          </w:rPr>
          <w:t>16</w:t>
        </w:r>
        <w:r>
          <w:rPr>
            <w:noProof/>
            <w:webHidden/>
          </w:rPr>
          <w:fldChar w:fldCharType="end"/>
        </w:r>
      </w:hyperlink>
    </w:p>
    <w:p w14:paraId="04359D75" w14:textId="574A02A6" w:rsidR="00504025" w:rsidRDefault="00504025">
      <w:pPr>
        <w:pStyle w:val="TOC3"/>
        <w:rPr>
          <w:rFonts w:asciiTheme="minorHAnsi" w:eastAsiaTheme="minorEastAsia" w:hAnsiTheme="minorHAnsi" w:cstheme="minorBidi"/>
          <w:noProof/>
          <w:sz w:val="22"/>
          <w:szCs w:val="22"/>
        </w:rPr>
      </w:pPr>
      <w:hyperlink w:anchor="_Toc30415643" w:history="1">
        <w:r w:rsidRPr="001407F1">
          <w:rPr>
            <w:rStyle w:val="Hyperlink"/>
            <w:noProof/>
          </w:rPr>
          <w:t>3.1.4</w:t>
        </w:r>
        <w:r>
          <w:rPr>
            <w:rFonts w:asciiTheme="minorHAnsi" w:eastAsiaTheme="minorEastAsia" w:hAnsiTheme="minorHAnsi" w:cstheme="minorBidi"/>
            <w:noProof/>
            <w:sz w:val="22"/>
            <w:szCs w:val="22"/>
          </w:rPr>
          <w:tab/>
        </w:r>
        <w:r w:rsidRPr="001407F1">
          <w:rPr>
            <w:rStyle w:val="Hyperlink"/>
            <w:noProof/>
          </w:rPr>
          <w:t>Requirement 3: Review Artist</w:t>
        </w:r>
        <w:r>
          <w:rPr>
            <w:noProof/>
            <w:webHidden/>
          </w:rPr>
          <w:tab/>
        </w:r>
        <w:r>
          <w:rPr>
            <w:noProof/>
            <w:webHidden/>
          </w:rPr>
          <w:fldChar w:fldCharType="begin"/>
        </w:r>
        <w:r>
          <w:rPr>
            <w:noProof/>
            <w:webHidden/>
          </w:rPr>
          <w:instrText xml:space="preserve"> PAGEREF _Toc30415643 \h </w:instrText>
        </w:r>
        <w:r>
          <w:rPr>
            <w:noProof/>
            <w:webHidden/>
          </w:rPr>
        </w:r>
        <w:r>
          <w:rPr>
            <w:noProof/>
            <w:webHidden/>
          </w:rPr>
          <w:fldChar w:fldCharType="separate"/>
        </w:r>
        <w:r>
          <w:rPr>
            <w:noProof/>
            <w:webHidden/>
          </w:rPr>
          <w:t>20</w:t>
        </w:r>
        <w:r>
          <w:rPr>
            <w:noProof/>
            <w:webHidden/>
          </w:rPr>
          <w:fldChar w:fldCharType="end"/>
        </w:r>
      </w:hyperlink>
    </w:p>
    <w:p w14:paraId="17E64AAD" w14:textId="7457DB85" w:rsidR="00504025" w:rsidRDefault="00504025">
      <w:pPr>
        <w:pStyle w:val="TOC3"/>
        <w:rPr>
          <w:rFonts w:asciiTheme="minorHAnsi" w:eastAsiaTheme="minorEastAsia" w:hAnsiTheme="minorHAnsi" w:cstheme="minorBidi"/>
          <w:noProof/>
          <w:sz w:val="22"/>
          <w:szCs w:val="22"/>
        </w:rPr>
      </w:pPr>
      <w:hyperlink w:anchor="_Toc30415644" w:history="1">
        <w:r w:rsidRPr="001407F1">
          <w:rPr>
            <w:rStyle w:val="Hyperlink"/>
            <w:noProof/>
          </w:rPr>
          <w:t>3.1.5</w:t>
        </w:r>
        <w:r>
          <w:rPr>
            <w:rFonts w:asciiTheme="minorHAnsi" w:eastAsiaTheme="minorEastAsia" w:hAnsiTheme="minorHAnsi" w:cstheme="minorBidi"/>
            <w:noProof/>
            <w:sz w:val="22"/>
            <w:szCs w:val="22"/>
          </w:rPr>
          <w:tab/>
        </w:r>
        <w:r w:rsidRPr="001407F1">
          <w:rPr>
            <w:rStyle w:val="Hyperlink"/>
            <w:noProof/>
          </w:rPr>
          <w:t>Requirement 4: Message user</w:t>
        </w:r>
        <w:r>
          <w:rPr>
            <w:noProof/>
            <w:webHidden/>
          </w:rPr>
          <w:tab/>
        </w:r>
        <w:r>
          <w:rPr>
            <w:noProof/>
            <w:webHidden/>
          </w:rPr>
          <w:fldChar w:fldCharType="begin"/>
        </w:r>
        <w:r>
          <w:rPr>
            <w:noProof/>
            <w:webHidden/>
          </w:rPr>
          <w:instrText xml:space="preserve"> PAGEREF _Toc30415644 \h </w:instrText>
        </w:r>
        <w:r>
          <w:rPr>
            <w:noProof/>
            <w:webHidden/>
          </w:rPr>
        </w:r>
        <w:r>
          <w:rPr>
            <w:noProof/>
            <w:webHidden/>
          </w:rPr>
          <w:fldChar w:fldCharType="separate"/>
        </w:r>
        <w:r>
          <w:rPr>
            <w:noProof/>
            <w:webHidden/>
          </w:rPr>
          <w:t>22</w:t>
        </w:r>
        <w:r>
          <w:rPr>
            <w:noProof/>
            <w:webHidden/>
          </w:rPr>
          <w:fldChar w:fldCharType="end"/>
        </w:r>
      </w:hyperlink>
    </w:p>
    <w:p w14:paraId="78CB9906" w14:textId="69398150" w:rsidR="00504025" w:rsidRDefault="00504025">
      <w:pPr>
        <w:pStyle w:val="TOC3"/>
        <w:rPr>
          <w:rFonts w:asciiTheme="minorHAnsi" w:eastAsiaTheme="minorEastAsia" w:hAnsiTheme="minorHAnsi" w:cstheme="minorBidi"/>
          <w:noProof/>
          <w:sz w:val="22"/>
          <w:szCs w:val="22"/>
        </w:rPr>
      </w:pPr>
      <w:hyperlink w:anchor="_Toc30415645" w:history="1">
        <w:r w:rsidRPr="001407F1">
          <w:rPr>
            <w:rStyle w:val="Hyperlink"/>
            <w:noProof/>
          </w:rPr>
          <w:t>3.1.6</w:t>
        </w:r>
        <w:r>
          <w:rPr>
            <w:rFonts w:asciiTheme="minorHAnsi" w:eastAsiaTheme="minorEastAsia" w:hAnsiTheme="minorHAnsi" w:cstheme="minorBidi"/>
            <w:noProof/>
            <w:sz w:val="22"/>
            <w:szCs w:val="22"/>
          </w:rPr>
          <w:tab/>
        </w:r>
        <w:r w:rsidRPr="001407F1">
          <w:rPr>
            <w:rStyle w:val="Hyperlink"/>
            <w:noProof/>
          </w:rPr>
          <w:t>Requirement 5: Create automated appointment</w:t>
        </w:r>
        <w:r>
          <w:rPr>
            <w:noProof/>
            <w:webHidden/>
          </w:rPr>
          <w:tab/>
        </w:r>
        <w:r>
          <w:rPr>
            <w:noProof/>
            <w:webHidden/>
          </w:rPr>
          <w:fldChar w:fldCharType="begin"/>
        </w:r>
        <w:r>
          <w:rPr>
            <w:noProof/>
            <w:webHidden/>
          </w:rPr>
          <w:instrText xml:space="preserve"> PAGEREF _Toc30415645 \h </w:instrText>
        </w:r>
        <w:r>
          <w:rPr>
            <w:noProof/>
            <w:webHidden/>
          </w:rPr>
        </w:r>
        <w:r>
          <w:rPr>
            <w:noProof/>
            <w:webHidden/>
          </w:rPr>
          <w:fldChar w:fldCharType="separate"/>
        </w:r>
        <w:r>
          <w:rPr>
            <w:noProof/>
            <w:webHidden/>
          </w:rPr>
          <w:t>25</w:t>
        </w:r>
        <w:r>
          <w:rPr>
            <w:noProof/>
            <w:webHidden/>
          </w:rPr>
          <w:fldChar w:fldCharType="end"/>
        </w:r>
      </w:hyperlink>
    </w:p>
    <w:p w14:paraId="35BA74A4" w14:textId="3868A32A" w:rsidR="00504025" w:rsidRDefault="00504025">
      <w:pPr>
        <w:pStyle w:val="TOC2"/>
        <w:rPr>
          <w:rFonts w:asciiTheme="minorHAnsi" w:eastAsiaTheme="minorEastAsia" w:hAnsiTheme="minorHAnsi" w:cstheme="minorBidi"/>
          <w:noProof/>
          <w:sz w:val="22"/>
          <w:szCs w:val="22"/>
        </w:rPr>
      </w:pPr>
      <w:hyperlink w:anchor="_Toc30415646" w:history="1">
        <w:r w:rsidRPr="001407F1">
          <w:rPr>
            <w:rStyle w:val="Hyperlink"/>
            <w:noProof/>
          </w:rPr>
          <w:t>3.2</w:t>
        </w:r>
        <w:r>
          <w:rPr>
            <w:rFonts w:asciiTheme="minorHAnsi" w:eastAsiaTheme="minorEastAsia" w:hAnsiTheme="minorHAnsi" w:cstheme="minorBidi"/>
            <w:noProof/>
            <w:sz w:val="22"/>
            <w:szCs w:val="22"/>
          </w:rPr>
          <w:tab/>
        </w:r>
        <w:r w:rsidRPr="001407F1">
          <w:rPr>
            <w:rStyle w:val="Hyperlink"/>
            <w:noProof/>
          </w:rPr>
          <w:t>Non-Functional Requirements</w:t>
        </w:r>
        <w:r>
          <w:rPr>
            <w:noProof/>
            <w:webHidden/>
          </w:rPr>
          <w:tab/>
        </w:r>
        <w:r>
          <w:rPr>
            <w:noProof/>
            <w:webHidden/>
          </w:rPr>
          <w:fldChar w:fldCharType="begin"/>
        </w:r>
        <w:r>
          <w:rPr>
            <w:noProof/>
            <w:webHidden/>
          </w:rPr>
          <w:instrText xml:space="preserve"> PAGEREF _Toc30415646 \h </w:instrText>
        </w:r>
        <w:r>
          <w:rPr>
            <w:noProof/>
            <w:webHidden/>
          </w:rPr>
        </w:r>
        <w:r>
          <w:rPr>
            <w:noProof/>
            <w:webHidden/>
          </w:rPr>
          <w:fldChar w:fldCharType="separate"/>
        </w:r>
        <w:r>
          <w:rPr>
            <w:noProof/>
            <w:webHidden/>
          </w:rPr>
          <w:t>27</w:t>
        </w:r>
        <w:r>
          <w:rPr>
            <w:noProof/>
            <w:webHidden/>
          </w:rPr>
          <w:fldChar w:fldCharType="end"/>
        </w:r>
      </w:hyperlink>
    </w:p>
    <w:p w14:paraId="4D197BFD" w14:textId="3542AE4C" w:rsidR="00504025" w:rsidRDefault="00504025">
      <w:pPr>
        <w:pStyle w:val="TOC3"/>
        <w:rPr>
          <w:rFonts w:asciiTheme="minorHAnsi" w:eastAsiaTheme="minorEastAsia" w:hAnsiTheme="minorHAnsi" w:cstheme="minorBidi"/>
          <w:noProof/>
          <w:sz w:val="22"/>
          <w:szCs w:val="22"/>
        </w:rPr>
      </w:pPr>
      <w:hyperlink w:anchor="_Toc30415647" w:history="1">
        <w:r w:rsidRPr="001407F1">
          <w:rPr>
            <w:rStyle w:val="Hyperlink"/>
            <w:noProof/>
          </w:rPr>
          <w:t>3.2.1</w:t>
        </w:r>
        <w:r>
          <w:rPr>
            <w:rFonts w:asciiTheme="minorHAnsi" w:eastAsiaTheme="minorEastAsia" w:hAnsiTheme="minorHAnsi" w:cstheme="minorBidi"/>
            <w:noProof/>
            <w:sz w:val="22"/>
            <w:szCs w:val="22"/>
          </w:rPr>
          <w:tab/>
        </w:r>
        <w:r w:rsidRPr="001407F1">
          <w:rPr>
            <w:rStyle w:val="Hyperlink"/>
            <w:noProof/>
          </w:rPr>
          <w:t>Performance/Response time requirement</w:t>
        </w:r>
        <w:r>
          <w:rPr>
            <w:noProof/>
            <w:webHidden/>
          </w:rPr>
          <w:tab/>
        </w:r>
        <w:r>
          <w:rPr>
            <w:noProof/>
            <w:webHidden/>
          </w:rPr>
          <w:fldChar w:fldCharType="begin"/>
        </w:r>
        <w:r>
          <w:rPr>
            <w:noProof/>
            <w:webHidden/>
          </w:rPr>
          <w:instrText xml:space="preserve"> PAGEREF _Toc30415647 \h </w:instrText>
        </w:r>
        <w:r>
          <w:rPr>
            <w:noProof/>
            <w:webHidden/>
          </w:rPr>
        </w:r>
        <w:r>
          <w:rPr>
            <w:noProof/>
            <w:webHidden/>
          </w:rPr>
          <w:fldChar w:fldCharType="separate"/>
        </w:r>
        <w:r>
          <w:rPr>
            <w:noProof/>
            <w:webHidden/>
          </w:rPr>
          <w:t>27</w:t>
        </w:r>
        <w:r>
          <w:rPr>
            <w:noProof/>
            <w:webHidden/>
          </w:rPr>
          <w:fldChar w:fldCharType="end"/>
        </w:r>
      </w:hyperlink>
    </w:p>
    <w:p w14:paraId="65B66C87" w14:textId="0A35B86B" w:rsidR="00504025" w:rsidRDefault="00504025">
      <w:pPr>
        <w:pStyle w:val="TOC3"/>
        <w:rPr>
          <w:rFonts w:asciiTheme="minorHAnsi" w:eastAsiaTheme="minorEastAsia" w:hAnsiTheme="minorHAnsi" w:cstheme="minorBidi"/>
          <w:noProof/>
          <w:sz w:val="22"/>
          <w:szCs w:val="22"/>
        </w:rPr>
      </w:pPr>
      <w:hyperlink w:anchor="_Toc30415648" w:history="1">
        <w:r w:rsidRPr="001407F1">
          <w:rPr>
            <w:rStyle w:val="Hyperlink"/>
            <w:noProof/>
          </w:rPr>
          <w:t>3.2.2</w:t>
        </w:r>
        <w:r>
          <w:rPr>
            <w:rFonts w:asciiTheme="minorHAnsi" w:eastAsiaTheme="minorEastAsia" w:hAnsiTheme="minorHAnsi" w:cstheme="minorBidi"/>
            <w:noProof/>
            <w:sz w:val="22"/>
            <w:szCs w:val="22"/>
          </w:rPr>
          <w:tab/>
        </w:r>
        <w:r w:rsidRPr="001407F1">
          <w:rPr>
            <w:rStyle w:val="Hyperlink"/>
            <w:noProof/>
          </w:rPr>
          <w:t>Availability requirement</w:t>
        </w:r>
        <w:r>
          <w:rPr>
            <w:noProof/>
            <w:webHidden/>
          </w:rPr>
          <w:tab/>
        </w:r>
        <w:r>
          <w:rPr>
            <w:noProof/>
            <w:webHidden/>
          </w:rPr>
          <w:fldChar w:fldCharType="begin"/>
        </w:r>
        <w:r>
          <w:rPr>
            <w:noProof/>
            <w:webHidden/>
          </w:rPr>
          <w:instrText xml:space="preserve"> PAGEREF _Toc30415648 \h </w:instrText>
        </w:r>
        <w:r>
          <w:rPr>
            <w:noProof/>
            <w:webHidden/>
          </w:rPr>
        </w:r>
        <w:r>
          <w:rPr>
            <w:noProof/>
            <w:webHidden/>
          </w:rPr>
          <w:fldChar w:fldCharType="separate"/>
        </w:r>
        <w:r>
          <w:rPr>
            <w:noProof/>
            <w:webHidden/>
          </w:rPr>
          <w:t>27</w:t>
        </w:r>
        <w:r>
          <w:rPr>
            <w:noProof/>
            <w:webHidden/>
          </w:rPr>
          <w:fldChar w:fldCharType="end"/>
        </w:r>
      </w:hyperlink>
    </w:p>
    <w:p w14:paraId="226E6C28" w14:textId="643EE52E" w:rsidR="00504025" w:rsidRDefault="00504025">
      <w:pPr>
        <w:pStyle w:val="TOC3"/>
        <w:rPr>
          <w:rFonts w:asciiTheme="minorHAnsi" w:eastAsiaTheme="minorEastAsia" w:hAnsiTheme="minorHAnsi" w:cstheme="minorBidi"/>
          <w:noProof/>
          <w:sz w:val="22"/>
          <w:szCs w:val="22"/>
        </w:rPr>
      </w:pPr>
      <w:hyperlink w:anchor="_Toc30415649" w:history="1">
        <w:r w:rsidRPr="001407F1">
          <w:rPr>
            <w:rStyle w:val="Hyperlink"/>
            <w:noProof/>
          </w:rPr>
          <w:t>3.2.3</w:t>
        </w:r>
        <w:r>
          <w:rPr>
            <w:rFonts w:asciiTheme="minorHAnsi" w:eastAsiaTheme="minorEastAsia" w:hAnsiTheme="minorHAnsi" w:cstheme="minorBidi"/>
            <w:noProof/>
            <w:sz w:val="22"/>
            <w:szCs w:val="22"/>
          </w:rPr>
          <w:tab/>
        </w:r>
        <w:r w:rsidRPr="001407F1">
          <w:rPr>
            <w:rStyle w:val="Hyperlink"/>
            <w:noProof/>
          </w:rPr>
          <w:t>Recoverability requirement</w:t>
        </w:r>
        <w:r>
          <w:rPr>
            <w:noProof/>
            <w:webHidden/>
          </w:rPr>
          <w:tab/>
        </w:r>
        <w:r>
          <w:rPr>
            <w:noProof/>
            <w:webHidden/>
          </w:rPr>
          <w:fldChar w:fldCharType="begin"/>
        </w:r>
        <w:r>
          <w:rPr>
            <w:noProof/>
            <w:webHidden/>
          </w:rPr>
          <w:instrText xml:space="preserve"> PAGEREF _Toc30415649 \h </w:instrText>
        </w:r>
        <w:r>
          <w:rPr>
            <w:noProof/>
            <w:webHidden/>
          </w:rPr>
        </w:r>
        <w:r>
          <w:rPr>
            <w:noProof/>
            <w:webHidden/>
          </w:rPr>
          <w:fldChar w:fldCharType="separate"/>
        </w:r>
        <w:r>
          <w:rPr>
            <w:noProof/>
            <w:webHidden/>
          </w:rPr>
          <w:t>27</w:t>
        </w:r>
        <w:r>
          <w:rPr>
            <w:noProof/>
            <w:webHidden/>
          </w:rPr>
          <w:fldChar w:fldCharType="end"/>
        </w:r>
      </w:hyperlink>
    </w:p>
    <w:p w14:paraId="013810B4" w14:textId="544D7C64" w:rsidR="00504025" w:rsidRDefault="00504025">
      <w:pPr>
        <w:pStyle w:val="TOC3"/>
        <w:rPr>
          <w:rFonts w:asciiTheme="minorHAnsi" w:eastAsiaTheme="minorEastAsia" w:hAnsiTheme="minorHAnsi" w:cstheme="minorBidi"/>
          <w:noProof/>
          <w:sz w:val="22"/>
          <w:szCs w:val="22"/>
        </w:rPr>
      </w:pPr>
      <w:hyperlink w:anchor="_Toc30415650" w:history="1">
        <w:r w:rsidRPr="001407F1">
          <w:rPr>
            <w:rStyle w:val="Hyperlink"/>
            <w:noProof/>
          </w:rPr>
          <w:t>3.2.4</w:t>
        </w:r>
        <w:r>
          <w:rPr>
            <w:rFonts w:asciiTheme="minorHAnsi" w:eastAsiaTheme="minorEastAsia" w:hAnsiTheme="minorHAnsi" w:cstheme="minorBidi"/>
            <w:noProof/>
            <w:sz w:val="22"/>
            <w:szCs w:val="22"/>
          </w:rPr>
          <w:tab/>
        </w:r>
        <w:r w:rsidRPr="001407F1">
          <w:rPr>
            <w:rStyle w:val="Hyperlink"/>
            <w:noProof/>
          </w:rPr>
          <w:t>Security requirement</w:t>
        </w:r>
        <w:r>
          <w:rPr>
            <w:noProof/>
            <w:webHidden/>
          </w:rPr>
          <w:tab/>
        </w:r>
        <w:r>
          <w:rPr>
            <w:noProof/>
            <w:webHidden/>
          </w:rPr>
          <w:fldChar w:fldCharType="begin"/>
        </w:r>
        <w:r>
          <w:rPr>
            <w:noProof/>
            <w:webHidden/>
          </w:rPr>
          <w:instrText xml:space="preserve"> PAGEREF _Toc30415650 \h </w:instrText>
        </w:r>
        <w:r>
          <w:rPr>
            <w:noProof/>
            <w:webHidden/>
          </w:rPr>
        </w:r>
        <w:r>
          <w:rPr>
            <w:noProof/>
            <w:webHidden/>
          </w:rPr>
          <w:fldChar w:fldCharType="separate"/>
        </w:r>
        <w:r>
          <w:rPr>
            <w:noProof/>
            <w:webHidden/>
          </w:rPr>
          <w:t>27</w:t>
        </w:r>
        <w:r>
          <w:rPr>
            <w:noProof/>
            <w:webHidden/>
          </w:rPr>
          <w:fldChar w:fldCharType="end"/>
        </w:r>
      </w:hyperlink>
    </w:p>
    <w:p w14:paraId="5EE57885" w14:textId="58901C27" w:rsidR="00504025" w:rsidRDefault="00504025">
      <w:pPr>
        <w:pStyle w:val="TOC1"/>
        <w:tabs>
          <w:tab w:val="left" w:pos="482"/>
          <w:tab w:val="right" w:leader="dot" w:pos="8636"/>
        </w:tabs>
        <w:rPr>
          <w:rFonts w:asciiTheme="minorHAnsi" w:eastAsiaTheme="minorEastAsia" w:hAnsiTheme="minorHAnsi" w:cstheme="minorBidi"/>
          <w:noProof/>
          <w:sz w:val="22"/>
          <w:szCs w:val="22"/>
        </w:rPr>
      </w:pPr>
      <w:hyperlink w:anchor="_Toc30415651" w:history="1">
        <w:r w:rsidRPr="001407F1">
          <w:rPr>
            <w:rStyle w:val="Hyperlink"/>
            <w:noProof/>
          </w:rPr>
          <w:t>4</w:t>
        </w:r>
        <w:r>
          <w:rPr>
            <w:rFonts w:asciiTheme="minorHAnsi" w:eastAsiaTheme="minorEastAsia" w:hAnsiTheme="minorHAnsi" w:cstheme="minorBidi"/>
            <w:noProof/>
            <w:sz w:val="22"/>
            <w:szCs w:val="22"/>
          </w:rPr>
          <w:tab/>
        </w:r>
        <w:r w:rsidRPr="001407F1">
          <w:rPr>
            <w:rStyle w:val="Hyperlink"/>
            <w:noProof/>
          </w:rPr>
          <w:t>Design</w:t>
        </w:r>
        <w:r>
          <w:rPr>
            <w:noProof/>
            <w:webHidden/>
          </w:rPr>
          <w:tab/>
        </w:r>
        <w:r>
          <w:rPr>
            <w:noProof/>
            <w:webHidden/>
          </w:rPr>
          <w:fldChar w:fldCharType="begin"/>
        </w:r>
        <w:r>
          <w:rPr>
            <w:noProof/>
            <w:webHidden/>
          </w:rPr>
          <w:instrText xml:space="preserve"> PAGEREF _Toc30415651 \h </w:instrText>
        </w:r>
        <w:r>
          <w:rPr>
            <w:noProof/>
            <w:webHidden/>
          </w:rPr>
        </w:r>
        <w:r>
          <w:rPr>
            <w:noProof/>
            <w:webHidden/>
          </w:rPr>
          <w:fldChar w:fldCharType="separate"/>
        </w:r>
        <w:r>
          <w:rPr>
            <w:noProof/>
            <w:webHidden/>
          </w:rPr>
          <w:t>28</w:t>
        </w:r>
        <w:r>
          <w:rPr>
            <w:noProof/>
            <w:webHidden/>
          </w:rPr>
          <w:fldChar w:fldCharType="end"/>
        </w:r>
      </w:hyperlink>
    </w:p>
    <w:p w14:paraId="244D69D3" w14:textId="7B3D12DF" w:rsidR="00504025" w:rsidRDefault="00504025">
      <w:pPr>
        <w:pStyle w:val="TOC2"/>
        <w:rPr>
          <w:rFonts w:asciiTheme="minorHAnsi" w:eastAsiaTheme="minorEastAsia" w:hAnsiTheme="minorHAnsi" w:cstheme="minorBidi"/>
          <w:noProof/>
          <w:sz w:val="22"/>
          <w:szCs w:val="22"/>
        </w:rPr>
      </w:pPr>
      <w:hyperlink w:anchor="_Toc30415652" w:history="1">
        <w:r w:rsidRPr="001407F1">
          <w:rPr>
            <w:rStyle w:val="Hyperlink"/>
            <w:noProof/>
          </w:rPr>
          <w:t>4.1</w:t>
        </w:r>
        <w:r>
          <w:rPr>
            <w:rFonts w:asciiTheme="minorHAnsi" w:eastAsiaTheme="minorEastAsia" w:hAnsiTheme="minorHAnsi" w:cstheme="minorBidi"/>
            <w:noProof/>
            <w:sz w:val="22"/>
            <w:szCs w:val="22"/>
          </w:rPr>
          <w:tab/>
        </w:r>
        <w:r w:rsidRPr="001407F1">
          <w:rPr>
            <w:rStyle w:val="Hyperlink"/>
            <w:noProof/>
          </w:rPr>
          <w:t>System</w:t>
        </w:r>
        <w:r w:rsidRPr="001407F1">
          <w:rPr>
            <w:rStyle w:val="Hyperlink"/>
            <w:noProof/>
          </w:rPr>
          <w:t xml:space="preserve"> </w:t>
        </w:r>
        <w:r w:rsidRPr="001407F1">
          <w:rPr>
            <w:rStyle w:val="Hyperlink"/>
            <w:noProof/>
          </w:rPr>
          <w:t>Architecture</w:t>
        </w:r>
        <w:r>
          <w:rPr>
            <w:noProof/>
            <w:webHidden/>
          </w:rPr>
          <w:tab/>
        </w:r>
        <w:r>
          <w:rPr>
            <w:noProof/>
            <w:webHidden/>
          </w:rPr>
          <w:fldChar w:fldCharType="begin"/>
        </w:r>
        <w:r>
          <w:rPr>
            <w:noProof/>
            <w:webHidden/>
          </w:rPr>
          <w:instrText xml:space="preserve"> PAGEREF _Toc30415652 \h </w:instrText>
        </w:r>
        <w:r>
          <w:rPr>
            <w:noProof/>
            <w:webHidden/>
          </w:rPr>
        </w:r>
        <w:r>
          <w:rPr>
            <w:noProof/>
            <w:webHidden/>
          </w:rPr>
          <w:fldChar w:fldCharType="separate"/>
        </w:r>
        <w:r>
          <w:rPr>
            <w:noProof/>
            <w:webHidden/>
          </w:rPr>
          <w:t>28</w:t>
        </w:r>
        <w:r>
          <w:rPr>
            <w:noProof/>
            <w:webHidden/>
          </w:rPr>
          <w:fldChar w:fldCharType="end"/>
        </w:r>
      </w:hyperlink>
    </w:p>
    <w:p w14:paraId="48E18AFC" w14:textId="2FE28563" w:rsidR="00504025" w:rsidRDefault="00504025">
      <w:pPr>
        <w:pStyle w:val="TOC2"/>
        <w:rPr>
          <w:rFonts w:asciiTheme="minorHAnsi" w:eastAsiaTheme="minorEastAsia" w:hAnsiTheme="minorHAnsi" w:cstheme="minorBidi"/>
          <w:noProof/>
          <w:sz w:val="22"/>
          <w:szCs w:val="22"/>
        </w:rPr>
      </w:pPr>
      <w:hyperlink w:anchor="_Toc30415653" w:history="1">
        <w:r w:rsidRPr="001407F1">
          <w:rPr>
            <w:rStyle w:val="Hyperlink"/>
            <w:noProof/>
          </w:rPr>
          <w:t>4.2</w:t>
        </w:r>
        <w:r>
          <w:rPr>
            <w:rFonts w:asciiTheme="minorHAnsi" w:eastAsiaTheme="minorEastAsia" w:hAnsiTheme="minorHAnsi" w:cstheme="minorBidi"/>
            <w:noProof/>
            <w:sz w:val="22"/>
            <w:szCs w:val="22"/>
          </w:rPr>
          <w:tab/>
        </w:r>
        <w:r w:rsidRPr="001407F1">
          <w:rPr>
            <w:rStyle w:val="Hyperlink"/>
            <w:noProof/>
          </w:rPr>
          <w:t>API</w:t>
        </w:r>
        <w:r>
          <w:rPr>
            <w:noProof/>
            <w:webHidden/>
          </w:rPr>
          <w:tab/>
        </w:r>
        <w:r>
          <w:rPr>
            <w:noProof/>
            <w:webHidden/>
          </w:rPr>
          <w:fldChar w:fldCharType="begin"/>
        </w:r>
        <w:r>
          <w:rPr>
            <w:noProof/>
            <w:webHidden/>
          </w:rPr>
          <w:instrText xml:space="preserve"> PAGEREF _Toc30415653 \h </w:instrText>
        </w:r>
        <w:r>
          <w:rPr>
            <w:noProof/>
            <w:webHidden/>
          </w:rPr>
        </w:r>
        <w:r>
          <w:rPr>
            <w:noProof/>
            <w:webHidden/>
          </w:rPr>
          <w:fldChar w:fldCharType="separate"/>
        </w:r>
        <w:r>
          <w:rPr>
            <w:noProof/>
            <w:webHidden/>
          </w:rPr>
          <w:t>28</w:t>
        </w:r>
        <w:r>
          <w:rPr>
            <w:noProof/>
            <w:webHidden/>
          </w:rPr>
          <w:fldChar w:fldCharType="end"/>
        </w:r>
      </w:hyperlink>
    </w:p>
    <w:p w14:paraId="0F9DBC64" w14:textId="614DD78C" w:rsidR="00504025" w:rsidRDefault="00504025">
      <w:pPr>
        <w:pStyle w:val="TOC2"/>
        <w:rPr>
          <w:rFonts w:asciiTheme="minorHAnsi" w:eastAsiaTheme="minorEastAsia" w:hAnsiTheme="minorHAnsi" w:cstheme="minorBidi"/>
          <w:noProof/>
          <w:sz w:val="22"/>
          <w:szCs w:val="22"/>
        </w:rPr>
      </w:pPr>
      <w:hyperlink w:anchor="_Toc30415654" w:history="1">
        <w:r w:rsidRPr="001407F1">
          <w:rPr>
            <w:rStyle w:val="Hyperlink"/>
            <w:noProof/>
          </w:rPr>
          <w:t>4.3</w:t>
        </w:r>
        <w:r>
          <w:rPr>
            <w:rFonts w:asciiTheme="minorHAnsi" w:eastAsiaTheme="minorEastAsia" w:hAnsiTheme="minorHAnsi" w:cstheme="minorBidi"/>
            <w:noProof/>
            <w:sz w:val="22"/>
            <w:szCs w:val="22"/>
          </w:rPr>
          <w:tab/>
        </w:r>
        <w:r w:rsidRPr="001407F1">
          <w:rPr>
            <w:rStyle w:val="Hyperlink"/>
            <w:noProof/>
          </w:rPr>
          <w:t>Implementation</w:t>
        </w:r>
        <w:r>
          <w:rPr>
            <w:noProof/>
            <w:webHidden/>
          </w:rPr>
          <w:tab/>
        </w:r>
        <w:r>
          <w:rPr>
            <w:noProof/>
            <w:webHidden/>
          </w:rPr>
          <w:fldChar w:fldCharType="begin"/>
        </w:r>
        <w:r>
          <w:rPr>
            <w:noProof/>
            <w:webHidden/>
          </w:rPr>
          <w:instrText xml:space="preserve"> PAGEREF _Toc30415654 \h </w:instrText>
        </w:r>
        <w:r>
          <w:rPr>
            <w:noProof/>
            <w:webHidden/>
          </w:rPr>
        </w:r>
        <w:r>
          <w:rPr>
            <w:noProof/>
            <w:webHidden/>
          </w:rPr>
          <w:fldChar w:fldCharType="separate"/>
        </w:r>
        <w:r>
          <w:rPr>
            <w:noProof/>
            <w:webHidden/>
          </w:rPr>
          <w:t>29</w:t>
        </w:r>
        <w:r>
          <w:rPr>
            <w:noProof/>
            <w:webHidden/>
          </w:rPr>
          <w:fldChar w:fldCharType="end"/>
        </w:r>
      </w:hyperlink>
    </w:p>
    <w:p w14:paraId="31510FD0" w14:textId="633A1BAA" w:rsidR="00504025" w:rsidRDefault="00504025">
      <w:pPr>
        <w:pStyle w:val="TOC2"/>
        <w:rPr>
          <w:rFonts w:asciiTheme="minorHAnsi" w:eastAsiaTheme="minorEastAsia" w:hAnsiTheme="minorHAnsi" w:cstheme="minorBidi"/>
          <w:noProof/>
          <w:sz w:val="22"/>
          <w:szCs w:val="22"/>
        </w:rPr>
      </w:pPr>
      <w:hyperlink w:anchor="_Toc30415655" w:history="1">
        <w:r w:rsidRPr="001407F1">
          <w:rPr>
            <w:rStyle w:val="Hyperlink"/>
            <w:noProof/>
          </w:rPr>
          <w:t>4.4</w:t>
        </w:r>
        <w:r>
          <w:rPr>
            <w:rFonts w:asciiTheme="minorHAnsi" w:eastAsiaTheme="minorEastAsia" w:hAnsiTheme="minorHAnsi" w:cstheme="minorBidi"/>
            <w:noProof/>
            <w:sz w:val="22"/>
            <w:szCs w:val="22"/>
          </w:rPr>
          <w:tab/>
        </w:r>
        <w:r w:rsidRPr="001407F1">
          <w:rPr>
            <w:rStyle w:val="Hyperlink"/>
            <w:noProof/>
          </w:rPr>
          <w:t>GUI Layout</w:t>
        </w:r>
        <w:r>
          <w:rPr>
            <w:noProof/>
            <w:webHidden/>
          </w:rPr>
          <w:tab/>
        </w:r>
        <w:r>
          <w:rPr>
            <w:noProof/>
            <w:webHidden/>
          </w:rPr>
          <w:fldChar w:fldCharType="begin"/>
        </w:r>
        <w:r>
          <w:rPr>
            <w:noProof/>
            <w:webHidden/>
          </w:rPr>
          <w:instrText xml:space="preserve"> PAGEREF _Toc30415655 \h </w:instrText>
        </w:r>
        <w:r>
          <w:rPr>
            <w:noProof/>
            <w:webHidden/>
          </w:rPr>
        </w:r>
        <w:r>
          <w:rPr>
            <w:noProof/>
            <w:webHidden/>
          </w:rPr>
          <w:fldChar w:fldCharType="separate"/>
        </w:r>
        <w:r>
          <w:rPr>
            <w:noProof/>
            <w:webHidden/>
          </w:rPr>
          <w:t>29</w:t>
        </w:r>
        <w:r>
          <w:rPr>
            <w:noProof/>
            <w:webHidden/>
          </w:rPr>
          <w:fldChar w:fldCharType="end"/>
        </w:r>
      </w:hyperlink>
    </w:p>
    <w:p w14:paraId="0DD85CFB" w14:textId="30A411A1" w:rsidR="00504025" w:rsidRDefault="00504025">
      <w:pPr>
        <w:pStyle w:val="TOC2"/>
        <w:rPr>
          <w:rFonts w:asciiTheme="minorHAnsi" w:eastAsiaTheme="minorEastAsia" w:hAnsiTheme="minorHAnsi" w:cstheme="minorBidi"/>
          <w:noProof/>
          <w:sz w:val="22"/>
          <w:szCs w:val="22"/>
        </w:rPr>
      </w:pPr>
      <w:hyperlink w:anchor="_Toc30415656" w:history="1">
        <w:r w:rsidRPr="001407F1">
          <w:rPr>
            <w:rStyle w:val="Hyperlink"/>
            <w:noProof/>
          </w:rPr>
          <w:t>4.5</w:t>
        </w:r>
        <w:r>
          <w:rPr>
            <w:rFonts w:asciiTheme="minorHAnsi" w:eastAsiaTheme="minorEastAsia" w:hAnsiTheme="minorHAnsi" w:cstheme="minorBidi"/>
            <w:noProof/>
            <w:sz w:val="22"/>
            <w:szCs w:val="22"/>
          </w:rPr>
          <w:tab/>
        </w:r>
        <w:r w:rsidRPr="001407F1">
          <w:rPr>
            <w:rStyle w:val="Hyperlink"/>
            <w:noProof/>
          </w:rPr>
          <w:t>Testing</w:t>
        </w:r>
        <w:r>
          <w:rPr>
            <w:noProof/>
            <w:webHidden/>
          </w:rPr>
          <w:tab/>
        </w:r>
        <w:r>
          <w:rPr>
            <w:noProof/>
            <w:webHidden/>
          </w:rPr>
          <w:fldChar w:fldCharType="begin"/>
        </w:r>
        <w:r>
          <w:rPr>
            <w:noProof/>
            <w:webHidden/>
          </w:rPr>
          <w:instrText xml:space="preserve"> PAGEREF _Toc30415656 \h </w:instrText>
        </w:r>
        <w:r>
          <w:rPr>
            <w:noProof/>
            <w:webHidden/>
          </w:rPr>
        </w:r>
        <w:r>
          <w:rPr>
            <w:noProof/>
            <w:webHidden/>
          </w:rPr>
          <w:fldChar w:fldCharType="separate"/>
        </w:r>
        <w:r>
          <w:rPr>
            <w:noProof/>
            <w:webHidden/>
          </w:rPr>
          <w:t>36</w:t>
        </w:r>
        <w:r>
          <w:rPr>
            <w:noProof/>
            <w:webHidden/>
          </w:rPr>
          <w:fldChar w:fldCharType="end"/>
        </w:r>
      </w:hyperlink>
    </w:p>
    <w:p w14:paraId="4073C86C" w14:textId="7E7B87CC" w:rsidR="00504025" w:rsidRDefault="00504025">
      <w:pPr>
        <w:pStyle w:val="TOC3"/>
        <w:rPr>
          <w:rFonts w:asciiTheme="minorHAnsi" w:eastAsiaTheme="minorEastAsia" w:hAnsiTheme="minorHAnsi" w:cstheme="minorBidi"/>
          <w:noProof/>
          <w:sz w:val="22"/>
          <w:szCs w:val="22"/>
        </w:rPr>
      </w:pPr>
      <w:hyperlink w:anchor="_Toc30415657" w:history="1">
        <w:r w:rsidRPr="001407F1">
          <w:rPr>
            <w:rStyle w:val="Hyperlink"/>
            <w:noProof/>
          </w:rPr>
          <w:t>4.5.1</w:t>
        </w:r>
        <w:r>
          <w:rPr>
            <w:rFonts w:asciiTheme="minorHAnsi" w:eastAsiaTheme="minorEastAsia" w:hAnsiTheme="minorHAnsi" w:cstheme="minorBidi"/>
            <w:noProof/>
            <w:sz w:val="22"/>
            <w:szCs w:val="22"/>
          </w:rPr>
          <w:tab/>
        </w:r>
        <w:r w:rsidRPr="001407F1">
          <w:rPr>
            <w:rStyle w:val="Hyperlink"/>
            <w:noProof/>
          </w:rPr>
          <w:t>Unit Testing</w:t>
        </w:r>
        <w:r>
          <w:rPr>
            <w:noProof/>
            <w:webHidden/>
          </w:rPr>
          <w:tab/>
        </w:r>
        <w:r>
          <w:rPr>
            <w:noProof/>
            <w:webHidden/>
          </w:rPr>
          <w:fldChar w:fldCharType="begin"/>
        </w:r>
        <w:r>
          <w:rPr>
            <w:noProof/>
            <w:webHidden/>
          </w:rPr>
          <w:instrText xml:space="preserve"> PAGEREF _Toc30415657 \h </w:instrText>
        </w:r>
        <w:r>
          <w:rPr>
            <w:noProof/>
            <w:webHidden/>
          </w:rPr>
        </w:r>
        <w:r>
          <w:rPr>
            <w:noProof/>
            <w:webHidden/>
          </w:rPr>
          <w:fldChar w:fldCharType="separate"/>
        </w:r>
        <w:r>
          <w:rPr>
            <w:noProof/>
            <w:webHidden/>
          </w:rPr>
          <w:t>36</w:t>
        </w:r>
        <w:r>
          <w:rPr>
            <w:noProof/>
            <w:webHidden/>
          </w:rPr>
          <w:fldChar w:fldCharType="end"/>
        </w:r>
      </w:hyperlink>
    </w:p>
    <w:p w14:paraId="34DCBCC3" w14:textId="3059C6D1" w:rsidR="00504025" w:rsidRDefault="00504025">
      <w:pPr>
        <w:pStyle w:val="TOC3"/>
        <w:rPr>
          <w:rFonts w:asciiTheme="minorHAnsi" w:eastAsiaTheme="minorEastAsia" w:hAnsiTheme="minorHAnsi" w:cstheme="minorBidi"/>
          <w:noProof/>
          <w:sz w:val="22"/>
          <w:szCs w:val="22"/>
        </w:rPr>
      </w:pPr>
      <w:hyperlink w:anchor="_Toc30415658" w:history="1">
        <w:r w:rsidRPr="001407F1">
          <w:rPr>
            <w:rStyle w:val="Hyperlink"/>
            <w:noProof/>
          </w:rPr>
          <w:t>4.5.2</w:t>
        </w:r>
        <w:r>
          <w:rPr>
            <w:rFonts w:asciiTheme="minorHAnsi" w:eastAsiaTheme="minorEastAsia" w:hAnsiTheme="minorHAnsi" w:cstheme="minorBidi"/>
            <w:noProof/>
            <w:sz w:val="22"/>
            <w:szCs w:val="22"/>
          </w:rPr>
          <w:tab/>
        </w:r>
        <w:r w:rsidRPr="001407F1">
          <w:rPr>
            <w:rStyle w:val="Hyperlink"/>
            <w:noProof/>
          </w:rPr>
          <w:t>Integration Testing</w:t>
        </w:r>
        <w:r>
          <w:rPr>
            <w:noProof/>
            <w:webHidden/>
          </w:rPr>
          <w:tab/>
        </w:r>
        <w:r>
          <w:rPr>
            <w:noProof/>
            <w:webHidden/>
          </w:rPr>
          <w:fldChar w:fldCharType="begin"/>
        </w:r>
        <w:r>
          <w:rPr>
            <w:noProof/>
            <w:webHidden/>
          </w:rPr>
          <w:instrText xml:space="preserve"> PAGEREF _Toc30415658 \h </w:instrText>
        </w:r>
        <w:r>
          <w:rPr>
            <w:noProof/>
            <w:webHidden/>
          </w:rPr>
        </w:r>
        <w:r>
          <w:rPr>
            <w:noProof/>
            <w:webHidden/>
          </w:rPr>
          <w:fldChar w:fldCharType="separate"/>
        </w:r>
        <w:r>
          <w:rPr>
            <w:noProof/>
            <w:webHidden/>
          </w:rPr>
          <w:t>38</w:t>
        </w:r>
        <w:r>
          <w:rPr>
            <w:noProof/>
            <w:webHidden/>
          </w:rPr>
          <w:fldChar w:fldCharType="end"/>
        </w:r>
      </w:hyperlink>
    </w:p>
    <w:p w14:paraId="13426367" w14:textId="24F7FEE7" w:rsidR="00504025" w:rsidRDefault="00504025">
      <w:pPr>
        <w:pStyle w:val="TOC3"/>
        <w:rPr>
          <w:rFonts w:asciiTheme="minorHAnsi" w:eastAsiaTheme="minorEastAsia" w:hAnsiTheme="minorHAnsi" w:cstheme="minorBidi"/>
          <w:noProof/>
          <w:sz w:val="22"/>
          <w:szCs w:val="22"/>
        </w:rPr>
      </w:pPr>
      <w:hyperlink w:anchor="_Toc30415659" w:history="1">
        <w:r w:rsidRPr="001407F1">
          <w:rPr>
            <w:rStyle w:val="Hyperlink"/>
            <w:noProof/>
          </w:rPr>
          <w:t>4.5.3</w:t>
        </w:r>
        <w:r>
          <w:rPr>
            <w:rFonts w:asciiTheme="minorHAnsi" w:eastAsiaTheme="minorEastAsia" w:hAnsiTheme="minorHAnsi" w:cstheme="minorBidi"/>
            <w:noProof/>
            <w:sz w:val="22"/>
            <w:szCs w:val="22"/>
          </w:rPr>
          <w:tab/>
        </w:r>
        <w:r w:rsidRPr="001407F1">
          <w:rPr>
            <w:rStyle w:val="Hyperlink"/>
            <w:noProof/>
          </w:rPr>
          <w:t>System Testing</w:t>
        </w:r>
        <w:r>
          <w:rPr>
            <w:noProof/>
            <w:webHidden/>
          </w:rPr>
          <w:tab/>
        </w:r>
        <w:r>
          <w:rPr>
            <w:noProof/>
            <w:webHidden/>
          </w:rPr>
          <w:fldChar w:fldCharType="begin"/>
        </w:r>
        <w:r>
          <w:rPr>
            <w:noProof/>
            <w:webHidden/>
          </w:rPr>
          <w:instrText xml:space="preserve"> PAGEREF _Toc30415659 \h </w:instrText>
        </w:r>
        <w:r>
          <w:rPr>
            <w:noProof/>
            <w:webHidden/>
          </w:rPr>
        </w:r>
        <w:r>
          <w:rPr>
            <w:noProof/>
            <w:webHidden/>
          </w:rPr>
          <w:fldChar w:fldCharType="separate"/>
        </w:r>
        <w:r>
          <w:rPr>
            <w:noProof/>
            <w:webHidden/>
          </w:rPr>
          <w:t>39</w:t>
        </w:r>
        <w:r>
          <w:rPr>
            <w:noProof/>
            <w:webHidden/>
          </w:rPr>
          <w:fldChar w:fldCharType="end"/>
        </w:r>
      </w:hyperlink>
    </w:p>
    <w:p w14:paraId="74EC22BB" w14:textId="713BF4FE" w:rsidR="00504025" w:rsidRDefault="00504025">
      <w:pPr>
        <w:pStyle w:val="TOC3"/>
        <w:rPr>
          <w:rFonts w:asciiTheme="minorHAnsi" w:eastAsiaTheme="minorEastAsia" w:hAnsiTheme="minorHAnsi" w:cstheme="minorBidi"/>
          <w:noProof/>
          <w:sz w:val="22"/>
          <w:szCs w:val="22"/>
        </w:rPr>
      </w:pPr>
      <w:hyperlink w:anchor="_Toc30415660" w:history="1">
        <w:r w:rsidRPr="001407F1">
          <w:rPr>
            <w:rStyle w:val="Hyperlink"/>
            <w:noProof/>
          </w:rPr>
          <w:t>4.5.4</w:t>
        </w:r>
        <w:r>
          <w:rPr>
            <w:rFonts w:asciiTheme="minorHAnsi" w:eastAsiaTheme="minorEastAsia" w:hAnsiTheme="minorHAnsi" w:cstheme="minorBidi"/>
            <w:noProof/>
            <w:sz w:val="22"/>
            <w:szCs w:val="22"/>
          </w:rPr>
          <w:tab/>
        </w:r>
        <w:r w:rsidRPr="001407F1">
          <w:rPr>
            <w:rStyle w:val="Hyperlink"/>
            <w:noProof/>
          </w:rPr>
          <w:t>Usability Testing</w:t>
        </w:r>
        <w:r>
          <w:rPr>
            <w:noProof/>
            <w:webHidden/>
          </w:rPr>
          <w:tab/>
        </w:r>
        <w:r>
          <w:rPr>
            <w:noProof/>
            <w:webHidden/>
          </w:rPr>
          <w:fldChar w:fldCharType="begin"/>
        </w:r>
        <w:r>
          <w:rPr>
            <w:noProof/>
            <w:webHidden/>
          </w:rPr>
          <w:instrText xml:space="preserve"> PAGEREF _Toc30415660 \h </w:instrText>
        </w:r>
        <w:r>
          <w:rPr>
            <w:noProof/>
            <w:webHidden/>
          </w:rPr>
        </w:r>
        <w:r>
          <w:rPr>
            <w:noProof/>
            <w:webHidden/>
          </w:rPr>
          <w:fldChar w:fldCharType="separate"/>
        </w:r>
        <w:r>
          <w:rPr>
            <w:noProof/>
            <w:webHidden/>
          </w:rPr>
          <w:t>39</w:t>
        </w:r>
        <w:r>
          <w:rPr>
            <w:noProof/>
            <w:webHidden/>
          </w:rPr>
          <w:fldChar w:fldCharType="end"/>
        </w:r>
      </w:hyperlink>
    </w:p>
    <w:p w14:paraId="21FD689B" w14:textId="75C4E321" w:rsidR="00504025" w:rsidRDefault="00504025">
      <w:pPr>
        <w:pStyle w:val="TOC3"/>
        <w:rPr>
          <w:rFonts w:asciiTheme="minorHAnsi" w:eastAsiaTheme="minorEastAsia" w:hAnsiTheme="minorHAnsi" w:cstheme="minorBidi"/>
          <w:noProof/>
          <w:sz w:val="22"/>
          <w:szCs w:val="22"/>
        </w:rPr>
      </w:pPr>
      <w:hyperlink w:anchor="_Toc30415661" w:history="1">
        <w:r w:rsidRPr="001407F1">
          <w:rPr>
            <w:rStyle w:val="Hyperlink"/>
            <w:noProof/>
          </w:rPr>
          <w:t>4.5.5</w:t>
        </w:r>
        <w:r>
          <w:rPr>
            <w:rFonts w:asciiTheme="minorHAnsi" w:eastAsiaTheme="minorEastAsia" w:hAnsiTheme="minorHAnsi" w:cstheme="minorBidi"/>
            <w:noProof/>
            <w:sz w:val="22"/>
            <w:szCs w:val="22"/>
          </w:rPr>
          <w:tab/>
        </w:r>
        <w:r w:rsidRPr="001407F1">
          <w:rPr>
            <w:rStyle w:val="Hyperlink"/>
            <w:noProof/>
          </w:rPr>
          <w:t>Developer Testing &amp; Evaluation</w:t>
        </w:r>
        <w:r>
          <w:rPr>
            <w:noProof/>
            <w:webHidden/>
          </w:rPr>
          <w:tab/>
        </w:r>
        <w:r>
          <w:rPr>
            <w:noProof/>
            <w:webHidden/>
          </w:rPr>
          <w:fldChar w:fldCharType="begin"/>
        </w:r>
        <w:r>
          <w:rPr>
            <w:noProof/>
            <w:webHidden/>
          </w:rPr>
          <w:instrText xml:space="preserve"> PAGEREF _Toc30415661 \h </w:instrText>
        </w:r>
        <w:r>
          <w:rPr>
            <w:noProof/>
            <w:webHidden/>
          </w:rPr>
        </w:r>
        <w:r>
          <w:rPr>
            <w:noProof/>
            <w:webHidden/>
          </w:rPr>
          <w:fldChar w:fldCharType="separate"/>
        </w:r>
        <w:r>
          <w:rPr>
            <w:noProof/>
            <w:webHidden/>
          </w:rPr>
          <w:t>41</w:t>
        </w:r>
        <w:r>
          <w:rPr>
            <w:noProof/>
            <w:webHidden/>
          </w:rPr>
          <w:fldChar w:fldCharType="end"/>
        </w:r>
      </w:hyperlink>
    </w:p>
    <w:p w14:paraId="11A2C1C7" w14:textId="0305F0E0" w:rsidR="00504025" w:rsidRDefault="00504025">
      <w:pPr>
        <w:pStyle w:val="TOC2"/>
        <w:rPr>
          <w:rFonts w:asciiTheme="minorHAnsi" w:eastAsiaTheme="minorEastAsia" w:hAnsiTheme="minorHAnsi" w:cstheme="minorBidi"/>
          <w:noProof/>
          <w:sz w:val="22"/>
          <w:szCs w:val="22"/>
        </w:rPr>
      </w:pPr>
      <w:hyperlink w:anchor="_Toc30415662" w:history="1">
        <w:r w:rsidRPr="001407F1">
          <w:rPr>
            <w:rStyle w:val="Hyperlink"/>
            <w:noProof/>
          </w:rPr>
          <w:t>4.6</w:t>
        </w:r>
        <w:r>
          <w:rPr>
            <w:rFonts w:asciiTheme="minorHAnsi" w:eastAsiaTheme="minorEastAsia" w:hAnsiTheme="minorHAnsi" w:cstheme="minorBidi"/>
            <w:noProof/>
            <w:sz w:val="22"/>
            <w:szCs w:val="22"/>
          </w:rPr>
          <w:tab/>
        </w:r>
        <w:r w:rsidRPr="001407F1">
          <w:rPr>
            <w:rStyle w:val="Hyperlink"/>
            <w:noProof/>
          </w:rPr>
          <w:t>Scalability and performance</w:t>
        </w:r>
        <w:r>
          <w:rPr>
            <w:noProof/>
            <w:webHidden/>
          </w:rPr>
          <w:tab/>
        </w:r>
        <w:r>
          <w:rPr>
            <w:noProof/>
            <w:webHidden/>
          </w:rPr>
          <w:fldChar w:fldCharType="begin"/>
        </w:r>
        <w:r>
          <w:rPr>
            <w:noProof/>
            <w:webHidden/>
          </w:rPr>
          <w:instrText xml:space="preserve"> PAGEREF _Toc30415662 \h </w:instrText>
        </w:r>
        <w:r>
          <w:rPr>
            <w:noProof/>
            <w:webHidden/>
          </w:rPr>
        </w:r>
        <w:r>
          <w:rPr>
            <w:noProof/>
            <w:webHidden/>
          </w:rPr>
          <w:fldChar w:fldCharType="separate"/>
        </w:r>
        <w:r>
          <w:rPr>
            <w:noProof/>
            <w:webHidden/>
          </w:rPr>
          <w:t>41</w:t>
        </w:r>
        <w:r>
          <w:rPr>
            <w:noProof/>
            <w:webHidden/>
          </w:rPr>
          <w:fldChar w:fldCharType="end"/>
        </w:r>
      </w:hyperlink>
    </w:p>
    <w:p w14:paraId="2BF09D00" w14:textId="2612C7D6" w:rsidR="00504025" w:rsidRDefault="00504025">
      <w:pPr>
        <w:pStyle w:val="TOC1"/>
        <w:tabs>
          <w:tab w:val="left" w:pos="482"/>
          <w:tab w:val="right" w:leader="dot" w:pos="8636"/>
        </w:tabs>
        <w:rPr>
          <w:rFonts w:asciiTheme="minorHAnsi" w:eastAsiaTheme="minorEastAsia" w:hAnsiTheme="minorHAnsi" w:cstheme="minorBidi"/>
          <w:noProof/>
          <w:sz w:val="22"/>
          <w:szCs w:val="22"/>
        </w:rPr>
      </w:pPr>
      <w:hyperlink w:anchor="_Toc30415663" w:history="1">
        <w:r w:rsidRPr="001407F1">
          <w:rPr>
            <w:rStyle w:val="Hyperlink"/>
            <w:noProof/>
          </w:rPr>
          <w:t>5</w:t>
        </w:r>
        <w:r>
          <w:rPr>
            <w:rFonts w:asciiTheme="minorHAnsi" w:eastAsiaTheme="minorEastAsia" w:hAnsiTheme="minorHAnsi" w:cstheme="minorBidi"/>
            <w:noProof/>
            <w:sz w:val="22"/>
            <w:szCs w:val="22"/>
          </w:rPr>
          <w:tab/>
        </w:r>
        <w:r w:rsidRPr="001407F1">
          <w:rPr>
            <w:rStyle w:val="Hyperlink"/>
            <w:noProof/>
          </w:rPr>
          <w:t>Conclusions</w:t>
        </w:r>
        <w:r>
          <w:rPr>
            <w:noProof/>
            <w:webHidden/>
          </w:rPr>
          <w:tab/>
        </w:r>
        <w:r>
          <w:rPr>
            <w:noProof/>
            <w:webHidden/>
          </w:rPr>
          <w:fldChar w:fldCharType="begin"/>
        </w:r>
        <w:r>
          <w:rPr>
            <w:noProof/>
            <w:webHidden/>
          </w:rPr>
          <w:instrText xml:space="preserve"> PAGEREF _Toc30415663 \h </w:instrText>
        </w:r>
        <w:r>
          <w:rPr>
            <w:noProof/>
            <w:webHidden/>
          </w:rPr>
        </w:r>
        <w:r>
          <w:rPr>
            <w:noProof/>
            <w:webHidden/>
          </w:rPr>
          <w:fldChar w:fldCharType="separate"/>
        </w:r>
        <w:r>
          <w:rPr>
            <w:noProof/>
            <w:webHidden/>
          </w:rPr>
          <w:t>42</w:t>
        </w:r>
        <w:r>
          <w:rPr>
            <w:noProof/>
            <w:webHidden/>
          </w:rPr>
          <w:fldChar w:fldCharType="end"/>
        </w:r>
      </w:hyperlink>
    </w:p>
    <w:p w14:paraId="48C3DB32" w14:textId="605A4187" w:rsidR="00504025" w:rsidRDefault="00504025">
      <w:pPr>
        <w:pStyle w:val="TOC3"/>
        <w:rPr>
          <w:rFonts w:asciiTheme="minorHAnsi" w:eastAsiaTheme="minorEastAsia" w:hAnsiTheme="minorHAnsi" w:cstheme="minorBidi"/>
          <w:noProof/>
          <w:sz w:val="22"/>
          <w:szCs w:val="22"/>
        </w:rPr>
      </w:pPr>
      <w:hyperlink w:anchor="_Toc30415664" w:history="1">
        <w:r w:rsidRPr="001407F1">
          <w:rPr>
            <w:rStyle w:val="Hyperlink"/>
            <w:noProof/>
          </w:rPr>
          <w:t>5.1.1</w:t>
        </w:r>
        <w:r>
          <w:rPr>
            <w:rFonts w:asciiTheme="minorHAnsi" w:eastAsiaTheme="minorEastAsia" w:hAnsiTheme="minorHAnsi" w:cstheme="minorBidi"/>
            <w:noProof/>
            <w:sz w:val="22"/>
            <w:szCs w:val="22"/>
          </w:rPr>
          <w:tab/>
        </w:r>
        <w:r w:rsidRPr="001407F1">
          <w:rPr>
            <w:rStyle w:val="Hyperlink"/>
            <w:noProof/>
          </w:rPr>
          <w:t>Advantages &amp; disadvantages</w:t>
        </w:r>
        <w:r>
          <w:rPr>
            <w:noProof/>
            <w:webHidden/>
          </w:rPr>
          <w:tab/>
        </w:r>
        <w:r>
          <w:rPr>
            <w:noProof/>
            <w:webHidden/>
          </w:rPr>
          <w:fldChar w:fldCharType="begin"/>
        </w:r>
        <w:r>
          <w:rPr>
            <w:noProof/>
            <w:webHidden/>
          </w:rPr>
          <w:instrText xml:space="preserve"> PAGEREF _Toc30415664 \h </w:instrText>
        </w:r>
        <w:r>
          <w:rPr>
            <w:noProof/>
            <w:webHidden/>
          </w:rPr>
        </w:r>
        <w:r>
          <w:rPr>
            <w:noProof/>
            <w:webHidden/>
          </w:rPr>
          <w:fldChar w:fldCharType="separate"/>
        </w:r>
        <w:r>
          <w:rPr>
            <w:noProof/>
            <w:webHidden/>
          </w:rPr>
          <w:t>42</w:t>
        </w:r>
        <w:r>
          <w:rPr>
            <w:noProof/>
            <w:webHidden/>
          </w:rPr>
          <w:fldChar w:fldCharType="end"/>
        </w:r>
      </w:hyperlink>
    </w:p>
    <w:p w14:paraId="1CBCF0F9" w14:textId="56D0668F" w:rsidR="00504025" w:rsidRDefault="00504025">
      <w:pPr>
        <w:pStyle w:val="TOC3"/>
        <w:rPr>
          <w:rFonts w:asciiTheme="minorHAnsi" w:eastAsiaTheme="minorEastAsia" w:hAnsiTheme="minorHAnsi" w:cstheme="minorBidi"/>
          <w:noProof/>
          <w:sz w:val="22"/>
          <w:szCs w:val="22"/>
        </w:rPr>
      </w:pPr>
      <w:hyperlink w:anchor="_Toc30415665" w:history="1">
        <w:r w:rsidRPr="001407F1">
          <w:rPr>
            <w:rStyle w:val="Hyperlink"/>
            <w:noProof/>
          </w:rPr>
          <w:t>5.1.2</w:t>
        </w:r>
        <w:r>
          <w:rPr>
            <w:rFonts w:asciiTheme="minorHAnsi" w:eastAsiaTheme="minorEastAsia" w:hAnsiTheme="minorHAnsi" w:cstheme="minorBidi"/>
            <w:noProof/>
            <w:sz w:val="22"/>
            <w:szCs w:val="22"/>
          </w:rPr>
          <w:tab/>
        </w:r>
        <w:r w:rsidRPr="001407F1">
          <w:rPr>
            <w:rStyle w:val="Hyperlink"/>
            <w:noProof/>
          </w:rPr>
          <w:t>Opportunities and limits of the project.</w:t>
        </w:r>
        <w:r>
          <w:rPr>
            <w:noProof/>
            <w:webHidden/>
          </w:rPr>
          <w:tab/>
        </w:r>
        <w:r>
          <w:rPr>
            <w:noProof/>
            <w:webHidden/>
          </w:rPr>
          <w:fldChar w:fldCharType="begin"/>
        </w:r>
        <w:r>
          <w:rPr>
            <w:noProof/>
            <w:webHidden/>
          </w:rPr>
          <w:instrText xml:space="preserve"> PAGEREF _Toc30415665 \h </w:instrText>
        </w:r>
        <w:r>
          <w:rPr>
            <w:noProof/>
            <w:webHidden/>
          </w:rPr>
        </w:r>
        <w:r>
          <w:rPr>
            <w:noProof/>
            <w:webHidden/>
          </w:rPr>
          <w:fldChar w:fldCharType="separate"/>
        </w:r>
        <w:r>
          <w:rPr>
            <w:noProof/>
            <w:webHidden/>
          </w:rPr>
          <w:t>42</w:t>
        </w:r>
        <w:r>
          <w:rPr>
            <w:noProof/>
            <w:webHidden/>
          </w:rPr>
          <w:fldChar w:fldCharType="end"/>
        </w:r>
      </w:hyperlink>
    </w:p>
    <w:p w14:paraId="177531D6" w14:textId="162D83AE" w:rsidR="00504025" w:rsidRDefault="00504025">
      <w:pPr>
        <w:pStyle w:val="TOC1"/>
        <w:tabs>
          <w:tab w:val="left" w:pos="482"/>
          <w:tab w:val="right" w:leader="dot" w:pos="8636"/>
        </w:tabs>
        <w:rPr>
          <w:rFonts w:asciiTheme="minorHAnsi" w:eastAsiaTheme="minorEastAsia" w:hAnsiTheme="minorHAnsi" w:cstheme="minorBidi"/>
          <w:noProof/>
          <w:sz w:val="22"/>
          <w:szCs w:val="22"/>
        </w:rPr>
      </w:pPr>
      <w:hyperlink w:anchor="_Toc30415666" w:history="1">
        <w:r w:rsidRPr="001407F1">
          <w:rPr>
            <w:rStyle w:val="Hyperlink"/>
            <w:noProof/>
          </w:rPr>
          <w:t>6</w:t>
        </w:r>
        <w:r>
          <w:rPr>
            <w:rFonts w:asciiTheme="minorHAnsi" w:eastAsiaTheme="minorEastAsia" w:hAnsiTheme="minorHAnsi" w:cstheme="minorBidi"/>
            <w:noProof/>
            <w:sz w:val="22"/>
            <w:szCs w:val="22"/>
          </w:rPr>
          <w:tab/>
        </w:r>
        <w:r w:rsidRPr="001407F1">
          <w:rPr>
            <w:rStyle w:val="Hyperlink"/>
            <w:noProof/>
          </w:rPr>
          <w:t>References</w:t>
        </w:r>
        <w:r>
          <w:rPr>
            <w:noProof/>
            <w:webHidden/>
          </w:rPr>
          <w:tab/>
        </w:r>
        <w:r>
          <w:rPr>
            <w:noProof/>
            <w:webHidden/>
          </w:rPr>
          <w:fldChar w:fldCharType="begin"/>
        </w:r>
        <w:r>
          <w:rPr>
            <w:noProof/>
            <w:webHidden/>
          </w:rPr>
          <w:instrText xml:space="preserve"> PAGEREF _Toc30415666 \h </w:instrText>
        </w:r>
        <w:r>
          <w:rPr>
            <w:noProof/>
            <w:webHidden/>
          </w:rPr>
        </w:r>
        <w:r>
          <w:rPr>
            <w:noProof/>
            <w:webHidden/>
          </w:rPr>
          <w:fldChar w:fldCharType="separate"/>
        </w:r>
        <w:r>
          <w:rPr>
            <w:noProof/>
            <w:webHidden/>
          </w:rPr>
          <w:t>43</w:t>
        </w:r>
        <w:r>
          <w:rPr>
            <w:noProof/>
            <w:webHidden/>
          </w:rPr>
          <w:fldChar w:fldCharType="end"/>
        </w:r>
      </w:hyperlink>
    </w:p>
    <w:p w14:paraId="0605AD1F" w14:textId="76135EFE" w:rsidR="00504025" w:rsidRDefault="00504025">
      <w:pPr>
        <w:pStyle w:val="TOC1"/>
        <w:tabs>
          <w:tab w:val="left" w:pos="482"/>
          <w:tab w:val="right" w:leader="dot" w:pos="8636"/>
        </w:tabs>
        <w:rPr>
          <w:rFonts w:asciiTheme="minorHAnsi" w:eastAsiaTheme="minorEastAsia" w:hAnsiTheme="minorHAnsi" w:cstheme="minorBidi"/>
          <w:noProof/>
          <w:sz w:val="22"/>
          <w:szCs w:val="22"/>
        </w:rPr>
      </w:pPr>
      <w:hyperlink w:anchor="_Toc30415667" w:history="1">
        <w:r w:rsidRPr="001407F1">
          <w:rPr>
            <w:rStyle w:val="Hyperlink"/>
            <w:noProof/>
          </w:rPr>
          <w:t>7</w:t>
        </w:r>
        <w:r>
          <w:rPr>
            <w:rFonts w:asciiTheme="minorHAnsi" w:eastAsiaTheme="minorEastAsia" w:hAnsiTheme="minorHAnsi" w:cstheme="minorBidi"/>
            <w:noProof/>
            <w:sz w:val="22"/>
            <w:szCs w:val="22"/>
          </w:rPr>
          <w:tab/>
        </w:r>
        <w:r w:rsidRPr="001407F1">
          <w:rPr>
            <w:rStyle w:val="Hyperlink"/>
            <w:noProof/>
          </w:rPr>
          <w:t>Appendix</w:t>
        </w:r>
        <w:r>
          <w:rPr>
            <w:noProof/>
            <w:webHidden/>
          </w:rPr>
          <w:tab/>
        </w:r>
        <w:r>
          <w:rPr>
            <w:noProof/>
            <w:webHidden/>
          </w:rPr>
          <w:fldChar w:fldCharType="begin"/>
        </w:r>
        <w:r>
          <w:rPr>
            <w:noProof/>
            <w:webHidden/>
          </w:rPr>
          <w:instrText xml:space="preserve"> PAGEREF _Toc30415667 \h </w:instrText>
        </w:r>
        <w:r>
          <w:rPr>
            <w:noProof/>
            <w:webHidden/>
          </w:rPr>
        </w:r>
        <w:r>
          <w:rPr>
            <w:noProof/>
            <w:webHidden/>
          </w:rPr>
          <w:fldChar w:fldCharType="separate"/>
        </w:r>
        <w:r>
          <w:rPr>
            <w:noProof/>
            <w:webHidden/>
          </w:rPr>
          <w:t>45</w:t>
        </w:r>
        <w:r>
          <w:rPr>
            <w:noProof/>
            <w:webHidden/>
          </w:rPr>
          <w:fldChar w:fldCharType="end"/>
        </w:r>
      </w:hyperlink>
    </w:p>
    <w:p w14:paraId="22CF3197" w14:textId="441AF86C" w:rsidR="00504025" w:rsidRDefault="00504025">
      <w:pPr>
        <w:pStyle w:val="TOC2"/>
        <w:rPr>
          <w:rFonts w:asciiTheme="minorHAnsi" w:eastAsiaTheme="minorEastAsia" w:hAnsiTheme="minorHAnsi" w:cstheme="minorBidi"/>
          <w:noProof/>
          <w:sz w:val="22"/>
          <w:szCs w:val="22"/>
        </w:rPr>
      </w:pPr>
      <w:hyperlink w:anchor="_Toc30415668" w:history="1">
        <w:r w:rsidRPr="001407F1">
          <w:rPr>
            <w:rStyle w:val="Hyperlink"/>
            <w:noProof/>
          </w:rPr>
          <w:t>7.1</w:t>
        </w:r>
        <w:r>
          <w:rPr>
            <w:rFonts w:asciiTheme="minorHAnsi" w:eastAsiaTheme="minorEastAsia" w:hAnsiTheme="minorHAnsi" w:cstheme="minorBidi"/>
            <w:noProof/>
            <w:sz w:val="22"/>
            <w:szCs w:val="22"/>
          </w:rPr>
          <w:tab/>
        </w:r>
        <w:r w:rsidRPr="001407F1">
          <w:rPr>
            <w:rStyle w:val="Hyperlink"/>
            <w:noProof/>
          </w:rPr>
          <w:t>Project Plan</w:t>
        </w:r>
        <w:r>
          <w:rPr>
            <w:noProof/>
            <w:webHidden/>
          </w:rPr>
          <w:tab/>
        </w:r>
        <w:r>
          <w:rPr>
            <w:noProof/>
            <w:webHidden/>
          </w:rPr>
          <w:fldChar w:fldCharType="begin"/>
        </w:r>
        <w:r>
          <w:rPr>
            <w:noProof/>
            <w:webHidden/>
          </w:rPr>
          <w:instrText xml:space="preserve"> PAGEREF _Toc30415668 \h </w:instrText>
        </w:r>
        <w:r>
          <w:rPr>
            <w:noProof/>
            <w:webHidden/>
          </w:rPr>
        </w:r>
        <w:r>
          <w:rPr>
            <w:noProof/>
            <w:webHidden/>
          </w:rPr>
          <w:fldChar w:fldCharType="separate"/>
        </w:r>
        <w:r>
          <w:rPr>
            <w:noProof/>
            <w:webHidden/>
          </w:rPr>
          <w:t>45</w:t>
        </w:r>
        <w:r>
          <w:rPr>
            <w:noProof/>
            <w:webHidden/>
          </w:rPr>
          <w:fldChar w:fldCharType="end"/>
        </w:r>
      </w:hyperlink>
    </w:p>
    <w:p w14:paraId="684AF19C" w14:textId="32B17869" w:rsidR="001D40D1" w:rsidRPr="00075741" w:rsidRDefault="00F91AED" w:rsidP="00994136">
      <w:pPr>
        <w:pStyle w:val="Heading1"/>
        <w:numPr>
          <w:ilvl w:val="0"/>
          <w:numId w:val="0"/>
        </w:numPr>
        <w:spacing w:after="0"/>
      </w:pPr>
      <w:r w:rsidRPr="00075741">
        <w:fldChar w:fldCharType="end"/>
      </w:r>
      <w:bookmarkStart w:id="0" w:name="_Toc30415506"/>
      <w:r w:rsidR="009D1E0C" w:rsidRPr="00075741">
        <w:t>Executive Summary</w:t>
      </w:r>
      <w:bookmarkEnd w:id="0"/>
    </w:p>
    <w:p w14:paraId="07AE3E75" w14:textId="77777777" w:rsidR="00C40A76" w:rsidRDefault="00C40A76" w:rsidP="00994136">
      <w:pPr>
        <w:rPr>
          <w:rFonts w:cs="Arial"/>
        </w:rPr>
      </w:pPr>
    </w:p>
    <w:p w14:paraId="28980751" w14:textId="77777777" w:rsidR="00187CB7" w:rsidRDefault="00187CB7" w:rsidP="00704021">
      <w:r>
        <w:t xml:space="preserve">An issue with booking an appointment is that tattoo artists, piercers and body modifiers (i.e. artists) generally use pen and paper or online calendars to manage their appointments. Clients need to go to the artist to pay a deposit. This can be an annoyance. </w:t>
      </w:r>
    </w:p>
    <w:p w14:paraId="7DEE0E1F" w14:textId="77777777" w:rsidR="00187CB7" w:rsidRDefault="00187CB7" w:rsidP="00704021"/>
    <w:p w14:paraId="5EF76612" w14:textId="507C90FE" w:rsidR="00187CB7" w:rsidRDefault="00187CB7" w:rsidP="00704021">
      <w:r>
        <w:t>Body Branding Bookings (3B) is an appointment website specifically for artists to manage their appointments and to accept payments. On 3B, artists will be able to create a schedule and say when they are available to work while clients will be able to select a timeslot on one of these days the artist is available. The artist will generate sizes, prices and estimated times it will take to complete, allowing the client to choose these options when booking their appointment. Stock management, client reviews and automated bookings are also being created.</w:t>
      </w:r>
    </w:p>
    <w:p w14:paraId="55D343B4" w14:textId="24D92BA8" w:rsidR="00187CB7" w:rsidRDefault="00187CB7" w:rsidP="00704021"/>
    <w:p w14:paraId="3A6C88A6" w14:textId="6965B3C0" w:rsidR="00187CB7" w:rsidRDefault="00187CB7" w:rsidP="00704021">
      <w:r>
        <w:t xml:space="preserve">With the automated appointments, if the client books a particular day and time every month, three or more consecutive times, the system will book that day the following month, or the nearest available date and time and will continue to book the following month until the client cancels. Also included is </w:t>
      </w:r>
      <w:r w:rsidR="003C15F0">
        <w:t>the optimisation feature where the website will be optimised to reduce costs.</w:t>
      </w:r>
    </w:p>
    <w:p w14:paraId="7DADC5FB" w14:textId="0E912A58" w:rsidR="003C15F0" w:rsidRDefault="003C15F0" w:rsidP="00704021"/>
    <w:p w14:paraId="721224B1" w14:textId="36DC15EE" w:rsidR="003C15F0" w:rsidRDefault="003C15F0" w:rsidP="00704021">
      <w:r>
        <w:t>The result of the client booking appointments through 3B is providing the artist to focus more on their skills and not having to worry about appointments, deposits and the like.</w:t>
      </w:r>
    </w:p>
    <w:p w14:paraId="0FE82379" w14:textId="77777777" w:rsidR="00187CB7" w:rsidRDefault="00187CB7" w:rsidP="00704021"/>
    <w:p w14:paraId="08438AAF" w14:textId="54139FD9" w:rsidR="00187CB7" w:rsidRDefault="00187CB7" w:rsidP="00704021">
      <w:r>
        <w:t xml:space="preserve"> </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1" w:name="_Toc30415507"/>
      <w:r w:rsidRPr="00075741">
        <w:t>Definitions, Acronyms, and Abbreviations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25EB9EA" w:rsidR="00994136" w:rsidRPr="00FD222E" w:rsidRDefault="00133400" w:rsidP="009B2F24">
            <w:r>
              <w:t xml:space="preserve">Short for </w:t>
            </w:r>
            <w:bookmarkStart w:id="2" w:name="_GoBack"/>
            <w:bookmarkEnd w:id="2"/>
            <w:r w:rsidR="00994136"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34422AEC" w:rsidR="00011932" w:rsidRDefault="00011932" w:rsidP="00994136">
      <w:pPr>
        <w:pStyle w:val="Heading1"/>
        <w:spacing w:after="0"/>
      </w:pPr>
      <w:bookmarkStart w:id="3" w:name="_Toc30415508"/>
      <w:r w:rsidRPr="00075741">
        <w:t>Introduction</w:t>
      </w:r>
      <w:bookmarkEnd w:id="3"/>
    </w:p>
    <w:p w14:paraId="580C7984" w14:textId="623DE277" w:rsidR="003C15F0" w:rsidRDefault="003C15F0" w:rsidP="003C15F0">
      <w:r>
        <w:t>The current issue that face artists at the moment are people cancelling on their appointments and not paying a deposit. This wastes the artist’s time and energy, while they are getting nothing from it. The reasoning behind the project is to simplify this process and give the artist more flexibility to focus on the likes of research, drawing templates, and exploring their skills.</w:t>
      </w:r>
    </w:p>
    <w:p w14:paraId="7B25D1C2" w14:textId="74ECFA35" w:rsidR="003C15F0" w:rsidRDefault="003C15F0" w:rsidP="003C15F0"/>
    <w:p w14:paraId="44E74733" w14:textId="6CFC6A53" w:rsidR="009B2F24" w:rsidRPr="00FD222E" w:rsidRDefault="003C15F0" w:rsidP="009B2F24">
      <w:r>
        <w:t>The aim of the system is to provide a service for the artists to assist them with time management relating to appointments. The objectives are for the artist to create a custom schedule using a built-in calendar, for the artist to manage stock control, for the client to book an appointment, to review an artist in by means of rating and commencing</w:t>
      </w:r>
      <w:proofErr w:type="gramStart"/>
      <w:r>
        <w:t xml:space="preserve">, </w:t>
      </w:r>
      <w:r w:rsidR="009B2F24" w:rsidRPr="00FD222E">
        <w:t>.</w:t>
      </w:r>
      <w:proofErr w:type="gramEnd"/>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0A212465" w14:textId="262351FD" w:rsidR="009B2F24" w:rsidRDefault="009B2F24" w:rsidP="009B2F24">
      <w:r w:rsidRPr="00FD222E">
        <w:t>Another feature includes personalisation. This will be aimed at the client. An example of this would be when the client books a tattoo, they would see artist’s pages for piercings and other body modifications, as well as shops nearby to their booked appointment.</w:t>
      </w:r>
    </w:p>
    <w:p w14:paraId="340D0C8F" w14:textId="77777777" w:rsidR="00A53746" w:rsidRPr="00FD222E" w:rsidRDefault="00A53746" w:rsidP="009B2F24"/>
    <w:p w14:paraId="347DE6A6" w14:textId="6356A737" w:rsidR="009B2F24" w:rsidRDefault="00A53746" w:rsidP="009B2F24">
      <w:r>
        <w:t xml:space="preserve">In regard to optimisation, the system will </w:t>
      </w:r>
      <w:r w:rsidR="009B2F24" w:rsidRPr="00FD222E">
        <w:t>need an Internet connection to operate correctly. However, a cached version of the appointment schedule for the artists and what appointments have been booked will be generated, so users will not have an issue viewing these, even if internet or capacity issues occur.</w:t>
      </w:r>
      <w:r>
        <w:t xml:space="preserve"> Other optimisation techniques will be considered.</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054AD93E" w:rsidR="009B2F24" w:rsidRDefault="009B2F24" w:rsidP="009B2F24">
      <w:r w:rsidRPr="00FD222E">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286F63D8" w14:textId="77777777" w:rsidR="001E7746" w:rsidRDefault="001E7746" w:rsidP="009B2F24"/>
    <w:p w14:paraId="237CE403" w14:textId="2040373D" w:rsidR="001E7746" w:rsidRPr="00FD222E" w:rsidRDefault="001E7746" w:rsidP="009B2F24">
      <w:r>
        <w:t>XXXXXXX Structure XX</w:t>
      </w:r>
    </w:p>
    <w:p w14:paraId="684AF1A2" w14:textId="77A8AFFB" w:rsidR="00011932" w:rsidRPr="00075741" w:rsidRDefault="00F077BB" w:rsidP="00994136">
      <w:pPr>
        <w:pStyle w:val="Heading1"/>
      </w:pPr>
      <w:bookmarkStart w:id="4" w:name="_Toc30415509"/>
      <w:r w:rsidRPr="00075741">
        <w:t>Background</w:t>
      </w:r>
      <w:bookmarkEnd w:id="4"/>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 xml:space="preserve">With new social networking platforms being developed, with an example of </w:t>
      </w:r>
      <w:proofErr w:type="spellStart"/>
      <w:r w:rsidRPr="009B2F24">
        <w:rPr>
          <w:lang w:val="en-GB"/>
        </w:rPr>
        <w:t>TikTok</w:t>
      </w:r>
      <w:proofErr w:type="spellEnd"/>
      <w:r w:rsidRPr="009B2F24">
        <w:rPr>
          <w:lang w:val="en-GB"/>
        </w:rPr>
        <w:t xml:space="preserve">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0B62F08D" w:rsidR="009B2F24" w:rsidRDefault="009B2F24" w:rsidP="009B2F24">
      <w:pPr>
        <w:rPr>
          <w:lang w:val="en-GB"/>
        </w:rPr>
      </w:pPr>
      <w:r w:rsidRPr="009B2F24">
        <w:rPr>
          <w:lang w:val="en-GB"/>
        </w:rPr>
        <w:t>Java, JavaScript and jQuery will be revisited. These will greatly be beneficial to the project. If a new language is needed, it will be heavily considered.</w:t>
      </w:r>
    </w:p>
    <w:p w14:paraId="6DB3164E" w14:textId="7FD3CBA7" w:rsidR="008337D3" w:rsidRDefault="008337D3" w:rsidP="009B2F24">
      <w:pPr>
        <w:rPr>
          <w:lang w:val="en-GB"/>
        </w:rPr>
      </w:pPr>
    </w:p>
    <w:p w14:paraId="7B38BE73" w14:textId="58E39E0E" w:rsidR="008337D3" w:rsidRDefault="008337D3" w:rsidP="009B2F24">
      <w:pPr>
        <w:rPr>
          <w:lang w:val="en-GB"/>
        </w:rPr>
      </w:pPr>
      <w:r>
        <w:rPr>
          <w:lang w:val="en-GB"/>
        </w:rPr>
        <w:t>This document discusses the objectives to determine what are the main goals of the project. After this, what research was completed is discussed as to what similar projects are out there. It discusses the requirements of the projects going into the functional requirements, non-functional requirements and more. The design of the project is discussed</w:t>
      </w:r>
      <w:r w:rsidR="00967FE8">
        <w:rPr>
          <w:lang w:val="en-GB"/>
        </w:rPr>
        <w:t xml:space="preserve"> with the system architecture, implementation and so on. Finally, testing is discussed to evaluate the project. </w:t>
      </w:r>
    </w:p>
    <w:p w14:paraId="684AF1A6" w14:textId="0607332A" w:rsidR="00F077BB" w:rsidRDefault="00323560" w:rsidP="00994136">
      <w:pPr>
        <w:pStyle w:val="Heading2"/>
        <w:spacing w:after="0"/>
      </w:pPr>
      <w:bookmarkStart w:id="5" w:name="_Toc30415510"/>
      <w:r>
        <w:t>Objectives</w:t>
      </w:r>
      <w:bookmarkEnd w:id="5"/>
    </w:p>
    <w:p w14:paraId="5D4295D7" w14:textId="68DD77B3" w:rsidR="00967FE8" w:rsidRPr="00967FE8" w:rsidRDefault="00967FE8" w:rsidP="00967FE8">
      <w:r>
        <w:t xml:space="preserve">The objectives here are </w:t>
      </w:r>
      <w:r w:rsidR="00AD65FC">
        <w:t>created</w:t>
      </w:r>
      <w:r>
        <w:t xml:space="preserve"> using the SMART method.</w:t>
      </w:r>
      <w:r w:rsidR="00AD65FC">
        <w:t xml:space="preserve"> </w:t>
      </w:r>
      <w:r>
        <w:t xml:space="preserve">SMART </w:t>
      </w:r>
      <w:r w:rsidR="00AD65FC">
        <w:t>is an acronym for</w:t>
      </w:r>
      <w:r>
        <w:t xml:space="preserve"> specific, measurable, achievable, realistic</w:t>
      </w:r>
      <w:r w:rsidR="00AD65FC">
        <w:t xml:space="preserve"> and</w:t>
      </w:r>
      <w:r>
        <w:t xml:space="preserve"> timebound. </w:t>
      </w:r>
      <w:sdt>
        <w:sdtPr>
          <w:id w:val="212160148"/>
          <w:citation/>
        </w:sdtPr>
        <w:sdtEndPr/>
        <w:sdtContent>
          <w:r>
            <w:fldChar w:fldCharType="begin"/>
          </w:r>
          <w:r>
            <w:rPr>
              <w:lang w:val="en-GB"/>
            </w:rPr>
            <w:instrText xml:space="preserve"> CITATION Deb19 \l 2057 </w:instrText>
          </w:r>
          <w:r>
            <w:fldChar w:fldCharType="separate"/>
          </w:r>
          <w:r w:rsidRPr="00967FE8">
            <w:rPr>
              <w:noProof/>
              <w:lang w:val="en-GB"/>
            </w:rPr>
            <w:t>(Herridge, 2019)</w:t>
          </w:r>
          <w:r>
            <w:fldChar w:fldCharType="end"/>
          </w:r>
        </w:sdtContent>
      </w:sdt>
    </w:p>
    <w:p w14:paraId="0B23213F" w14:textId="0EC8216D" w:rsidR="00323560" w:rsidRPr="00914446" w:rsidRDefault="00A07806" w:rsidP="00323560">
      <w:pPr>
        <w:pStyle w:val="Heading3"/>
        <w:rPr>
          <w:lang w:val="en-GB"/>
        </w:rPr>
      </w:pPr>
      <w:bookmarkStart w:id="6" w:name="_Toc30415511"/>
      <w:r>
        <w:rPr>
          <w:lang w:val="en-GB"/>
        </w:rPr>
        <w:t>Appointments (Artist)</w:t>
      </w:r>
      <w:bookmarkEnd w:id="6"/>
    </w:p>
    <w:p w14:paraId="0818AB26" w14:textId="06623902" w:rsidR="00A07806" w:rsidRDefault="00A07806" w:rsidP="00323560">
      <w:pPr>
        <w:rPr>
          <w:lang w:val="en-GB"/>
        </w:rPr>
      </w:pPr>
      <w:r>
        <w:rPr>
          <w:lang w:val="en-GB"/>
        </w:rPr>
        <w:t>This objective describes the artist’s view on the appointments</w:t>
      </w:r>
      <w:r w:rsidR="00AD65FC">
        <w:rPr>
          <w:lang w:val="en-GB"/>
        </w:rPr>
        <w:t xml:space="preserve">. That is, setting up the appointments area so the clients can book an appointment. </w:t>
      </w:r>
      <w:r>
        <w:rPr>
          <w:lang w:val="en-GB"/>
        </w:rPr>
        <w:t xml:space="preserve"> The goal of the appointments is for the artist to create a schedule, edit preferences such as sizes (e.g. of a tattoo), prices and sample images. Once these are completed, the artist can focus more on their skill and not worry about their appointments as much.</w:t>
      </w:r>
    </w:p>
    <w:p w14:paraId="4D7B3FF4" w14:textId="7B584C8C" w:rsidR="00AD65FC" w:rsidRDefault="00AD65FC" w:rsidP="00323560">
      <w:pPr>
        <w:rPr>
          <w:lang w:val="en-GB"/>
        </w:rPr>
      </w:pPr>
    </w:p>
    <w:p w14:paraId="6E280237" w14:textId="710F2D44" w:rsidR="00AD65FC" w:rsidRDefault="00AD65FC" w:rsidP="00323560">
      <w:pPr>
        <w:rPr>
          <w:lang w:val="en-GB"/>
        </w:rPr>
      </w:pPr>
      <w:r>
        <w:rPr>
          <w:lang w:val="en-GB"/>
        </w:rPr>
        <w:t>This will be measurable by how many of the artist’s clients prefer to book their appointment online rather than contact and pay the artist directly.</w:t>
      </w:r>
      <w:r w:rsidR="00FC11F8">
        <w:rPr>
          <w:lang w:val="en-GB"/>
        </w:rPr>
        <w:t xml:space="preserve"> </w:t>
      </w:r>
      <w:r>
        <w:rPr>
          <w:lang w:val="en-GB"/>
        </w:rPr>
        <w:t>This is an achievable objective. It is challenging for the developer and within reach.</w:t>
      </w:r>
    </w:p>
    <w:p w14:paraId="3CF60DAB" w14:textId="77777777" w:rsidR="00AD65FC" w:rsidRDefault="00AD65FC" w:rsidP="00323560">
      <w:pPr>
        <w:rPr>
          <w:lang w:val="en-GB"/>
        </w:rPr>
      </w:pPr>
    </w:p>
    <w:p w14:paraId="2B47ACE1" w14:textId="343E60EC" w:rsidR="00A07806" w:rsidRDefault="00AD65FC" w:rsidP="00323560">
      <w:pPr>
        <w:rPr>
          <w:lang w:val="en-GB"/>
        </w:rPr>
      </w:pPr>
      <w:r>
        <w:rPr>
          <w:lang w:val="en-GB"/>
        </w:rPr>
        <w:t xml:space="preserve">This is a realistic objective as this would be just a baseline for the artist’s appointments. For example, this could be furthered developed to work with artist’s who do “guest spots” in </w:t>
      </w:r>
      <w:r w:rsidR="00FC11F8">
        <w:rPr>
          <w:lang w:val="en-GB"/>
        </w:rPr>
        <w:t>other tattoo parlours</w:t>
      </w:r>
      <w:r>
        <w:rPr>
          <w:lang w:val="en-GB"/>
        </w:rPr>
        <w:t>. This is a very doable objective and should take no more than a month to complete.</w:t>
      </w:r>
    </w:p>
    <w:p w14:paraId="1DF0B63F" w14:textId="5D79CCEB" w:rsidR="00A07806" w:rsidRDefault="00A07806" w:rsidP="00A07806">
      <w:pPr>
        <w:pStyle w:val="Heading3"/>
        <w:rPr>
          <w:lang w:val="en-GB"/>
        </w:rPr>
      </w:pPr>
      <w:bookmarkStart w:id="7" w:name="_Toc30415512"/>
      <w:r>
        <w:rPr>
          <w:lang w:val="en-GB"/>
        </w:rPr>
        <w:t>Appointments (Client)</w:t>
      </w:r>
      <w:bookmarkEnd w:id="7"/>
    </w:p>
    <w:p w14:paraId="007C374E" w14:textId="7652B0E7" w:rsidR="00A07806" w:rsidRDefault="00AD65FC" w:rsidP="00323560">
      <w:pPr>
        <w:rPr>
          <w:lang w:val="en-GB"/>
        </w:rPr>
      </w:pPr>
      <w:r>
        <w:rPr>
          <w:lang w:val="en-GB"/>
        </w:rPr>
        <w:t>This objective describes the client’s view on the appointments. That is, the client booking an appointment, as well as automated appointments.</w:t>
      </w:r>
      <w:r w:rsidR="00FC11F8">
        <w:rPr>
          <w:lang w:val="en-GB"/>
        </w:rPr>
        <w:t xml:space="preserve"> The goal of this objective is to assist the client booking an appointment. They can select the date, time and size, and then pay (e.g. a deposit) for the appointment. If the client books on the same day in a month for more than three months; an automated appointed will be added. This means that an appointment will be generated on the client’s behalf in the fourth month.</w:t>
      </w:r>
    </w:p>
    <w:p w14:paraId="5D5993E3" w14:textId="77F9F6DB" w:rsidR="00FC11F8" w:rsidRDefault="00FC11F8" w:rsidP="00323560">
      <w:pPr>
        <w:rPr>
          <w:lang w:val="en-GB"/>
        </w:rPr>
      </w:pPr>
    </w:p>
    <w:p w14:paraId="4B801C94" w14:textId="616358C8" w:rsidR="00FC11F8" w:rsidRDefault="00FC11F8" w:rsidP="00323560">
      <w:pPr>
        <w:rPr>
          <w:lang w:val="en-GB"/>
        </w:rPr>
      </w:pPr>
      <w:r>
        <w:rPr>
          <w:lang w:val="en-GB"/>
        </w:rPr>
        <w:t xml:space="preserve">This is measured by the amount of returning clients and how many automated appointments have been book by a client. </w:t>
      </w:r>
    </w:p>
    <w:p w14:paraId="3B51D044" w14:textId="0BA72F74" w:rsidR="00FC11F8" w:rsidRDefault="00FC11F8" w:rsidP="00323560">
      <w:pPr>
        <w:rPr>
          <w:lang w:val="en-GB"/>
        </w:rPr>
      </w:pPr>
    </w:p>
    <w:p w14:paraId="58CC8C21" w14:textId="36753075" w:rsidR="00FC11F8" w:rsidRDefault="00FC11F8" w:rsidP="00323560">
      <w:pPr>
        <w:rPr>
          <w:lang w:val="en-GB"/>
        </w:rPr>
      </w:pPr>
      <w:r>
        <w:rPr>
          <w:lang w:val="en-GB"/>
        </w:rPr>
        <w:t xml:space="preserve">This is an achievable objective as it’s similar to the artist’s appointments but with added steps. This is a realistic objective as could be considered a baseline for what a customer can do on the website. </w:t>
      </w:r>
    </w:p>
    <w:p w14:paraId="6156CC70" w14:textId="2873A7F6" w:rsidR="00FC11F8" w:rsidRDefault="00FC11F8" w:rsidP="00323560">
      <w:pPr>
        <w:rPr>
          <w:lang w:val="en-GB"/>
        </w:rPr>
      </w:pPr>
    </w:p>
    <w:p w14:paraId="702AF923" w14:textId="1937C7FF" w:rsidR="00A07806" w:rsidRDefault="00FC11F8" w:rsidP="00323560">
      <w:pPr>
        <w:rPr>
          <w:lang w:val="en-GB"/>
        </w:rPr>
      </w:pPr>
      <w:r>
        <w:rPr>
          <w:lang w:val="en-GB"/>
        </w:rPr>
        <w:t>This is expected to be completed within six weeks.</w:t>
      </w:r>
    </w:p>
    <w:p w14:paraId="74E00F11" w14:textId="36D4A10D" w:rsidR="009C4D15" w:rsidRDefault="009C4D15" w:rsidP="00994136">
      <w:pPr>
        <w:pStyle w:val="Heading2"/>
        <w:spacing w:after="0"/>
      </w:pPr>
      <w:bookmarkStart w:id="8" w:name="_Toc30415513"/>
      <w:r>
        <w:t>Research</w:t>
      </w:r>
      <w:bookmarkEnd w:id="8"/>
    </w:p>
    <w:p w14:paraId="799BEC13" w14:textId="77777777" w:rsidR="009B2F24" w:rsidRPr="003F63FC" w:rsidRDefault="009B2F24" w:rsidP="009B2F24">
      <w:pPr>
        <w:pStyle w:val="Heading3"/>
        <w:rPr>
          <w:lang w:val="en-GB"/>
        </w:rPr>
      </w:pPr>
      <w:bookmarkStart w:id="9" w:name="_Toc30415514"/>
      <w:r>
        <w:rPr>
          <w:lang w:val="en-GB"/>
        </w:rPr>
        <w:t>Personalisation</w:t>
      </w:r>
      <w:bookmarkEnd w:id="9"/>
      <w:r>
        <w:rPr>
          <w:lang w:val="en-GB"/>
        </w:rPr>
        <w:t xml:space="preserve"> </w:t>
      </w:r>
    </w:p>
    <w:p w14:paraId="6DBC9999" w14:textId="7F8C05BA"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End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r>
        <w:rPr>
          <w:lang w:val="en-GB"/>
        </w:rPr>
        <w:t xml:space="preserve"> However, there are methods of doing this. </w:t>
      </w:r>
    </w:p>
    <w:p w14:paraId="775D76CB" w14:textId="2A7B0663"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End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sdt>
        <w:sdtPr>
          <w:rPr>
            <w:lang w:val="en-GB"/>
          </w:rPr>
          <w:id w:val="323096666"/>
          <w:citation/>
        </w:sdtPr>
        <w:sdtEndPr/>
        <w:sdtContent>
          <w:r>
            <w:rPr>
              <w:lang w:val="en-GB"/>
            </w:rPr>
            <w:fldChar w:fldCharType="begin"/>
          </w:r>
          <w:r>
            <w:rPr>
              <w:lang w:val="en-US"/>
            </w:rPr>
            <w:instrText xml:space="preserve">CITATION Fel19 \l 1033 </w:instrText>
          </w:r>
          <w:r>
            <w:rPr>
              <w:lang w:val="en-GB"/>
            </w:rPr>
            <w:fldChar w:fldCharType="separate"/>
          </w:r>
          <w:r w:rsidR="008337D3">
            <w:rPr>
              <w:noProof/>
              <w:lang w:val="en-US"/>
            </w:rPr>
            <w:t xml:space="preserve"> </w:t>
          </w:r>
          <w:r w:rsidR="008337D3" w:rsidRPr="008337D3">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78F598F1" w:rsidR="009B2F24" w:rsidRDefault="009B2F24" w:rsidP="009B2F24">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1623226156"/>
          <w:citation/>
        </w:sdtPr>
        <w:sdtEndPr/>
        <w:sdtContent>
          <w:r>
            <w:rPr>
              <w:lang w:val="en-GB"/>
            </w:rPr>
            <w:fldChar w:fldCharType="begin"/>
          </w:r>
          <w:r>
            <w:instrText xml:space="preserve"> CITATION McF18 \l 6153 </w:instrText>
          </w:r>
          <w:r>
            <w:rPr>
              <w:lang w:val="en-GB"/>
            </w:rPr>
            <w:fldChar w:fldCharType="separate"/>
          </w:r>
          <w:r w:rsidR="008337D3">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10" w:name="_Toc30415515"/>
      <w:r>
        <w:rPr>
          <w:lang w:val="en-GB"/>
        </w:rPr>
        <w:t>Optimisation</w:t>
      </w:r>
      <w:bookmarkEnd w:id="10"/>
    </w:p>
    <w:p w14:paraId="4EB41F70" w14:textId="7D1680C2"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EndPr/>
        <w:sdtContent>
          <w:r>
            <w:rPr>
              <w:lang w:val="en-GB"/>
            </w:rPr>
            <w:fldChar w:fldCharType="begin"/>
          </w:r>
          <w:r>
            <w:instrText xml:space="preserve"> CITATION Kar19 \l 6153 </w:instrText>
          </w:r>
          <w:r>
            <w:rPr>
              <w:lang w:val="en-GB"/>
            </w:rPr>
            <w:fldChar w:fldCharType="separate"/>
          </w:r>
          <w:r w:rsidR="008337D3">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1" w:name="_Toc30415516"/>
      <w:r w:rsidRPr="00075741">
        <w:t>System</w:t>
      </w:r>
      <w:bookmarkEnd w:id="11"/>
    </w:p>
    <w:p w14:paraId="67F64807" w14:textId="0F3DC670" w:rsidR="009B2F24" w:rsidRPr="00FD222E" w:rsidRDefault="00F077BB" w:rsidP="009B2F24">
      <w:pPr>
        <w:pStyle w:val="Heading2"/>
      </w:pPr>
      <w:bookmarkStart w:id="12" w:name="_Toc30415517"/>
      <w:r w:rsidRPr="00075741">
        <w:t>Requirements</w:t>
      </w:r>
      <w:bookmarkEnd w:id="12"/>
      <w:r w:rsidR="009B2F24" w:rsidRPr="009B2F24">
        <w:t xml:space="preserve"> </w:t>
      </w:r>
    </w:p>
    <w:p w14:paraId="6E3618CB" w14:textId="77777777" w:rsidR="009B2F24" w:rsidRPr="00FD222E" w:rsidRDefault="009B2F24" w:rsidP="009B2F24">
      <w:pPr>
        <w:pStyle w:val="Heading3"/>
      </w:pPr>
      <w:bookmarkStart w:id="13" w:name="_Toc25767579"/>
      <w:bookmarkStart w:id="14" w:name="_Toc30415518"/>
      <w:r w:rsidRPr="00FD222E">
        <w:t>Functional requirements</w:t>
      </w:r>
      <w:bookmarkEnd w:id="13"/>
      <w:bookmarkEnd w:id="14"/>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15" w:name="_Toc25767580"/>
      <w:r w:rsidRPr="00FD222E">
        <w:t>Use Case Diagram</w:t>
      </w:r>
      <w:bookmarkEnd w:id="15"/>
    </w:p>
    <w:p w14:paraId="75B07F91" w14:textId="77777777" w:rsidR="009B2F24" w:rsidRPr="00FD222E" w:rsidDel="00FD222E" w:rsidRDefault="009B2F24" w:rsidP="009B2F24">
      <w:pPr>
        <w:rPr>
          <w:del w:id="16" w:author="Joey Tatú" w:date="2019-11-27T14:43:00Z"/>
        </w:rPr>
      </w:pPr>
      <w:ins w:id="17" w:author="Joey Tatú [2]" w:date="2019-11-27T16:44:00Z">
        <w:r>
          <w:rPr>
            <w:noProof/>
          </w:rPr>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1">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del w:id="18" w:author="Joey Tatú" w:date="2019-11-27T14:40:00Z">
        <w:r w:rsidRPr="00123095" w:rsidDel="004961AF">
          <w:rPr>
            <w:noProof/>
          </w:rPr>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2">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ins w:id="19" w:author="Joey Tatú" w:date="2019-11-27T14:43:00Z">
        <w:del w:id="20" w:author="Joey Tatú [2]" w:date="2019-11-27T16:44:00Z">
          <w:r w:rsidRPr="00123095" w:rsidDel="005262EB">
            <w:rPr>
              <w:noProof/>
            </w:rPr>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1" w:author="Joey Tatú" w:date="2019-11-27T14:43:00Z"/>
        </w:rPr>
      </w:pPr>
      <w:del w:id="22" w:author="Joey Tatú" w:date="2019-11-27T14:43:00Z">
        <w:r w:rsidRPr="00FD222E" w:rsidDel="00FD222E">
          <w:delText>Requirement 1: Create/Edit Profile</w:delText>
        </w:r>
        <w:bookmarkStart w:id="23" w:name="_Toc25763189"/>
        <w:bookmarkStart w:id="24" w:name="_Toc25767581"/>
        <w:bookmarkStart w:id="25" w:name="_Toc26441521"/>
        <w:bookmarkStart w:id="26" w:name="_Toc26441696"/>
        <w:bookmarkStart w:id="27" w:name="_Toc26442567"/>
        <w:bookmarkStart w:id="28" w:name="_Toc26443749"/>
        <w:bookmarkStart w:id="29" w:name="_Toc26872099"/>
        <w:bookmarkStart w:id="30" w:name="_Toc26877811"/>
        <w:bookmarkStart w:id="31" w:name="_Toc30415519"/>
        <w:bookmarkEnd w:id="23"/>
        <w:bookmarkEnd w:id="24"/>
        <w:bookmarkEnd w:id="25"/>
        <w:bookmarkEnd w:id="26"/>
        <w:bookmarkEnd w:id="27"/>
        <w:bookmarkEnd w:id="28"/>
        <w:bookmarkEnd w:id="29"/>
        <w:bookmarkEnd w:id="30"/>
        <w:bookmarkEnd w:id="31"/>
      </w:del>
    </w:p>
    <w:p w14:paraId="469C1C86" w14:textId="77777777" w:rsidR="009B2F24" w:rsidRPr="00FD222E" w:rsidDel="00FD222E" w:rsidRDefault="009B2F24" w:rsidP="009B2F24">
      <w:pPr>
        <w:pStyle w:val="Heading3"/>
        <w:rPr>
          <w:del w:id="32" w:author="Joey Tatú" w:date="2019-11-27T14:43:00Z"/>
        </w:rPr>
      </w:pPr>
      <w:del w:id="33" w:author="Joey Tatú" w:date="2019-11-27T14:43:00Z">
        <w:r w:rsidRPr="00FD222E" w:rsidDel="00FD222E">
          <w:delText>Description &amp; Priority</w:delText>
        </w:r>
        <w:bookmarkStart w:id="34" w:name="_Toc25763190"/>
        <w:bookmarkStart w:id="35" w:name="_Toc25767582"/>
        <w:bookmarkStart w:id="36" w:name="_Toc26441522"/>
        <w:bookmarkStart w:id="37" w:name="_Toc26441697"/>
        <w:bookmarkStart w:id="38" w:name="_Toc26442568"/>
        <w:bookmarkStart w:id="39" w:name="_Toc26443750"/>
        <w:bookmarkStart w:id="40" w:name="_Toc26872100"/>
        <w:bookmarkStart w:id="41" w:name="_Toc26877812"/>
        <w:bookmarkStart w:id="42" w:name="_Toc30415520"/>
        <w:bookmarkEnd w:id="34"/>
        <w:bookmarkEnd w:id="35"/>
        <w:bookmarkEnd w:id="36"/>
        <w:bookmarkEnd w:id="37"/>
        <w:bookmarkEnd w:id="38"/>
        <w:bookmarkEnd w:id="39"/>
        <w:bookmarkEnd w:id="40"/>
        <w:bookmarkEnd w:id="41"/>
        <w:bookmarkEnd w:id="42"/>
      </w:del>
    </w:p>
    <w:p w14:paraId="6DFF2A8D" w14:textId="77777777" w:rsidR="009B2F24" w:rsidRPr="00FD222E" w:rsidDel="00FD222E" w:rsidRDefault="009B2F24" w:rsidP="009B2F24">
      <w:pPr>
        <w:pStyle w:val="Heading3"/>
        <w:rPr>
          <w:del w:id="43" w:author="Joey Tatú" w:date="2019-11-27T14:43:00Z"/>
        </w:rPr>
      </w:pPr>
      <w:del w:id="44"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5" w:name="_Toc25763191"/>
        <w:bookmarkStart w:id="46" w:name="_Toc25767583"/>
        <w:bookmarkStart w:id="47" w:name="_Toc26441523"/>
        <w:bookmarkStart w:id="48" w:name="_Toc26441698"/>
        <w:bookmarkStart w:id="49" w:name="_Toc26442569"/>
        <w:bookmarkStart w:id="50" w:name="_Toc26443751"/>
        <w:bookmarkStart w:id="51" w:name="_Toc26872101"/>
        <w:bookmarkStart w:id="52" w:name="_Toc26877813"/>
        <w:bookmarkStart w:id="53" w:name="_Toc30415521"/>
        <w:bookmarkEnd w:id="45"/>
        <w:bookmarkEnd w:id="46"/>
        <w:bookmarkEnd w:id="47"/>
        <w:bookmarkEnd w:id="48"/>
        <w:bookmarkEnd w:id="49"/>
        <w:bookmarkEnd w:id="50"/>
        <w:bookmarkEnd w:id="51"/>
        <w:bookmarkEnd w:id="52"/>
        <w:bookmarkEnd w:id="53"/>
      </w:del>
    </w:p>
    <w:p w14:paraId="7110564F" w14:textId="77777777" w:rsidR="009B2F24" w:rsidRPr="00FD222E" w:rsidDel="00FD222E" w:rsidRDefault="009B2F24" w:rsidP="009B2F24">
      <w:pPr>
        <w:pStyle w:val="Heading3"/>
        <w:rPr>
          <w:del w:id="54" w:author="Joey Tatú" w:date="2019-11-27T14:43:00Z"/>
        </w:rPr>
      </w:pPr>
      <w:del w:id="55" w:author="Joey Tatú" w:date="2019-11-27T14:43:00Z">
        <w:r w:rsidRPr="00FD222E" w:rsidDel="00FD222E">
          <w:delText xml:space="preserve"> </w:delText>
        </w:r>
        <w:bookmarkStart w:id="56" w:name="_Toc25763192"/>
        <w:bookmarkStart w:id="57" w:name="_Toc25767584"/>
        <w:bookmarkStart w:id="58" w:name="_Toc26441524"/>
        <w:bookmarkStart w:id="59" w:name="_Toc26441699"/>
        <w:bookmarkStart w:id="60" w:name="_Toc26442570"/>
        <w:bookmarkStart w:id="61" w:name="_Toc26443752"/>
        <w:bookmarkStart w:id="62" w:name="_Toc26872102"/>
        <w:bookmarkStart w:id="63" w:name="_Toc26877814"/>
        <w:bookmarkStart w:id="64" w:name="_Toc30415522"/>
        <w:bookmarkEnd w:id="56"/>
        <w:bookmarkEnd w:id="57"/>
        <w:bookmarkEnd w:id="58"/>
        <w:bookmarkEnd w:id="59"/>
        <w:bookmarkEnd w:id="60"/>
        <w:bookmarkEnd w:id="61"/>
        <w:bookmarkEnd w:id="62"/>
        <w:bookmarkEnd w:id="63"/>
        <w:bookmarkEnd w:id="64"/>
      </w:del>
    </w:p>
    <w:p w14:paraId="1ACC14E7" w14:textId="77777777" w:rsidR="009B2F24" w:rsidRPr="00FD222E" w:rsidDel="00FD222E" w:rsidRDefault="009B2F24" w:rsidP="009B2F24">
      <w:pPr>
        <w:pStyle w:val="Heading3"/>
        <w:rPr>
          <w:del w:id="65" w:author="Joey Tatú" w:date="2019-11-27T14:43:00Z"/>
        </w:rPr>
      </w:pPr>
      <w:del w:id="66" w:author="Joey Tatú" w:date="2019-11-27T14:43:00Z">
        <w:r w:rsidRPr="00FD222E" w:rsidDel="00FD222E">
          <w:delText xml:space="preserve">Use Case </w:delText>
        </w:r>
        <w:bookmarkStart w:id="67" w:name="_Toc25763193"/>
        <w:bookmarkStart w:id="68" w:name="_Toc25767585"/>
        <w:bookmarkStart w:id="69" w:name="_Toc26441525"/>
        <w:bookmarkStart w:id="70" w:name="_Toc26441700"/>
        <w:bookmarkStart w:id="71" w:name="_Toc26442571"/>
        <w:bookmarkStart w:id="72" w:name="_Toc26443753"/>
        <w:bookmarkStart w:id="73" w:name="_Toc26872103"/>
        <w:bookmarkStart w:id="74" w:name="_Toc26877815"/>
        <w:bookmarkStart w:id="75" w:name="_Toc30415523"/>
        <w:bookmarkEnd w:id="67"/>
        <w:bookmarkEnd w:id="68"/>
        <w:bookmarkEnd w:id="69"/>
        <w:bookmarkEnd w:id="70"/>
        <w:bookmarkEnd w:id="71"/>
        <w:bookmarkEnd w:id="72"/>
        <w:bookmarkEnd w:id="73"/>
        <w:bookmarkEnd w:id="74"/>
        <w:bookmarkEnd w:id="75"/>
      </w:del>
    </w:p>
    <w:p w14:paraId="224AB3AB" w14:textId="77777777" w:rsidR="009B2F24" w:rsidRPr="00FD222E" w:rsidDel="00FD222E" w:rsidRDefault="009B2F24" w:rsidP="009B2F24">
      <w:pPr>
        <w:pStyle w:val="Heading3"/>
        <w:rPr>
          <w:del w:id="76" w:author="Joey Tatú" w:date="2019-11-27T14:43:00Z"/>
        </w:rPr>
      </w:pPr>
      <w:del w:id="77" w:author="Joey Tatú" w:date="2019-11-27T14:43:00Z">
        <w:r w:rsidRPr="00FD222E" w:rsidDel="00FD222E">
          <w:delText>Unique ID: createProfile</w:delText>
        </w:r>
        <w:bookmarkStart w:id="78" w:name="_Toc25763194"/>
        <w:bookmarkStart w:id="79" w:name="_Toc25767586"/>
        <w:bookmarkStart w:id="80" w:name="_Toc26441526"/>
        <w:bookmarkStart w:id="81" w:name="_Toc26441701"/>
        <w:bookmarkStart w:id="82" w:name="_Toc26442572"/>
        <w:bookmarkStart w:id="83" w:name="_Toc26443754"/>
        <w:bookmarkStart w:id="84" w:name="_Toc26872104"/>
        <w:bookmarkStart w:id="85" w:name="_Toc26877816"/>
        <w:bookmarkStart w:id="86" w:name="_Toc30415524"/>
        <w:bookmarkEnd w:id="78"/>
        <w:bookmarkEnd w:id="79"/>
        <w:bookmarkEnd w:id="80"/>
        <w:bookmarkEnd w:id="81"/>
        <w:bookmarkEnd w:id="82"/>
        <w:bookmarkEnd w:id="83"/>
        <w:bookmarkEnd w:id="84"/>
        <w:bookmarkEnd w:id="85"/>
        <w:bookmarkEnd w:id="86"/>
      </w:del>
    </w:p>
    <w:p w14:paraId="26DB611E" w14:textId="77777777" w:rsidR="009B2F24" w:rsidRPr="00FD222E" w:rsidDel="00FD222E" w:rsidRDefault="009B2F24" w:rsidP="009B2F24">
      <w:pPr>
        <w:pStyle w:val="Heading3"/>
        <w:rPr>
          <w:del w:id="87" w:author="Joey Tatú" w:date="2019-11-27T14:43:00Z"/>
        </w:rPr>
      </w:pPr>
      <w:del w:id="88" w:author="Joey Tatú" w:date="2019-11-27T14:43:00Z">
        <w:r w:rsidRPr="00FD222E" w:rsidDel="00FD222E">
          <w:delText>Scope</w:delText>
        </w:r>
        <w:bookmarkStart w:id="89" w:name="_Toc25763195"/>
        <w:bookmarkStart w:id="90" w:name="_Toc25767587"/>
        <w:bookmarkStart w:id="91" w:name="_Toc26441527"/>
        <w:bookmarkStart w:id="92" w:name="_Toc26441702"/>
        <w:bookmarkStart w:id="93" w:name="_Toc26442573"/>
        <w:bookmarkStart w:id="94" w:name="_Toc26443755"/>
        <w:bookmarkStart w:id="95" w:name="_Toc26872105"/>
        <w:bookmarkStart w:id="96" w:name="_Toc26877817"/>
        <w:bookmarkStart w:id="97" w:name="_Toc30415525"/>
        <w:bookmarkEnd w:id="89"/>
        <w:bookmarkEnd w:id="90"/>
        <w:bookmarkEnd w:id="91"/>
        <w:bookmarkEnd w:id="92"/>
        <w:bookmarkEnd w:id="93"/>
        <w:bookmarkEnd w:id="94"/>
        <w:bookmarkEnd w:id="95"/>
        <w:bookmarkEnd w:id="96"/>
        <w:bookmarkEnd w:id="97"/>
      </w:del>
    </w:p>
    <w:p w14:paraId="49298601" w14:textId="77777777" w:rsidR="009B2F24" w:rsidRPr="00FD222E" w:rsidDel="00FD222E" w:rsidRDefault="009B2F24" w:rsidP="009B2F24">
      <w:pPr>
        <w:pStyle w:val="Heading3"/>
        <w:rPr>
          <w:del w:id="98" w:author="Joey Tatú" w:date="2019-11-27T14:43:00Z"/>
        </w:rPr>
      </w:pPr>
      <w:del w:id="99" w:author="Joey Tatú" w:date="2019-11-27T14:43:00Z">
        <w:r w:rsidRPr="00FD222E" w:rsidDel="00FD222E">
          <w:delText>The scope of this use case is to show how the User interacts with the System when creating and editing their profile.</w:delText>
        </w:r>
        <w:bookmarkStart w:id="100" w:name="_Toc25763196"/>
        <w:bookmarkStart w:id="101" w:name="_Toc25767588"/>
        <w:bookmarkStart w:id="102" w:name="_Toc26441528"/>
        <w:bookmarkStart w:id="103" w:name="_Toc26441703"/>
        <w:bookmarkStart w:id="104" w:name="_Toc26442574"/>
        <w:bookmarkStart w:id="105" w:name="_Toc26443756"/>
        <w:bookmarkStart w:id="106" w:name="_Toc26872106"/>
        <w:bookmarkStart w:id="107" w:name="_Toc26877818"/>
        <w:bookmarkStart w:id="108" w:name="_Toc30415526"/>
        <w:bookmarkEnd w:id="100"/>
        <w:bookmarkEnd w:id="101"/>
        <w:bookmarkEnd w:id="102"/>
        <w:bookmarkEnd w:id="103"/>
        <w:bookmarkEnd w:id="104"/>
        <w:bookmarkEnd w:id="105"/>
        <w:bookmarkEnd w:id="106"/>
        <w:bookmarkEnd w:id="107"/>
        <w:bookmarkEnd w:id="108"/>
      </w:del>
    </w:p>
    <w:p w14:paraId="5906A07D" w14:textId="77777777" w:rsidR="009B2F24" w:rsidRPr="00FD222E" w:rsidDel="00FD222E" w:rsidRDefault="009B2F24" w:rsidP="009B2F24">
      <w:pPr>
        <w:pStyle w:val="Heading3"/>
        <w:rPr>
          <w:del w:id="109" w:author="Joey Tatú" w:date="2019-11-27T14:43:00Z"/>
        </w:rPr>
      </w:pPr>
      <w:del w:id="110" w:author="Joey Tatú" w:date="2019-11-27T14:43:00Z">
        <w:r w:rsidRPr="00FD222E" w:rsidDel="00FD222E">
          <w:delText>Description</w:delText>
        </w:r>
        <w:bookmarkStart w:id="111" w:name="_Toc25763197"/>
        <w:bookmarkStart w:id="112" w:name="_Toc25767589"/>
        <w:bookmarkStart w:id="113" w:name="_Toc26441529"/>
        <w:bookmarkStart w:id="114" w:name="_Toc26441704"/>
        <w:bookmarkStart w:id="115" w:name="_Toc26442575"/>
        <w:bookmarkStart w:id="116" w:name="_Toc26443757"/>
        <w:bookmarkStart w:id="117" w:name="_Toc26872107"/>
        <w:bookmarkStart w:id="118" w:name="_Toc26877819"/>
        <w:bookmarkStart w:id="119" w:name="_Toc30415527"/>
        <w:bookmarkEnd w:id="111"/>
        <w:bookmarkEnd w:id="112"/>
        <w:bookmarkEnd w:id="113"/>
        <w:bookmarkEnd w:id="114"/>
        <w:bookmarkEnd w:id="115"/>
        <w:bookmarkEnd w:id="116"/>
        <w:bookmarkEnd w:id="117"/>
        <w:bookmarkEnd w:id="118"/>
        <w:bookmarkEnd w:id="119"/>
      </w:del>
    </w:p>
    <w:p w14:paraId="6E47CA3A" w14:textId="77777777" w:rsidR="009B2F24" w:rsidRPr="00FD222E" w:rsidDel="00FD222E" w:rsidRDefault="009B2F24" w:rsidP="009B2F24">
      <w:pPr>
        <w:pStyle w:val="Heading3"/>
        <w:rPr>
          <w:del w:id="120" w:author="Joey Tatú" w:date="2019-11-27T14:43:00Z"/>
        </w:rPr>
      </w:pPr>
      <w:del w:id="121" w:author="Joey Tatú" w:date="2019-11-27T14:43:00Z">
        <w:r w:rsidRPr="00FD222E" w:rsidDel="00FD222E">
          <w:delText>This use case describes how the user creates a profile. Alternative flows consider different types of accounts as well as editing.</w:delText>
        </w:r>
        <w:bookmarkStart w:id="122" w:name="_Toc25763198"/>
        <w:bookmarkStart w:id="123" w:name="_Toc25767590"/>
        <w:bookmarkStart w:id="124" w:name="_Toc26441530"/>
        <w:bookmarkStart w:id="125" w:name="_Toc26441705"/>
        <w:bookmarkStart w:id="126" w:name="_Toc26442576"/>
        <w:bookmarkStart w:id="127" w:name="_Toc26443758"/>
        <w:bookmarkStart w:id="128" w:name="_Toc26872108"/>
        <w:bookmarkStart w:id="129" w:name="_Toc26877820"/>
        <w:bookmarkStart w:id="130" w:name="_Toc30415528"/>
        <w:bookmarkEnd w:id="122"/>
        <w:bookmarkEnd w:id="123"/>
        <w:bookmarkEnd w:id="124"/>
        <w:bookmarkEnd w:id="125"/>
        <w:bookmarkEnd w:id="126"/>
        <w:bookmarkEnd w:id="127"/>
        <w:bookmarkEnd w:id="128"/>
        <w:bookmarkEnd w:id="129"/>
        <w:bookmarkEnd w:id="130"/>
      </w:del>
    </w:p>
    <w:p w14:paraId="532605B6" w14:textId="77777777" w:rsidR="009B2F24" w:rsidRPr="00FD222E" w:rsidDel="00FD222E" w:rsidRDefault="009B2F24" w:rsidP="009B2F24">
      <w:pPr>
        <w:pStyle w:val="Heading3"/>
        <w:rPr>
          <w:del w:id="131" w:author="Joey Tatú" w:date="2019-11-27T14:43:00Z"/>
        </w:rPr>
      </w:pPr>
      <w:del w:id="132" w:author="Joey Tatú" w:date="2019-11-27T14:43:00Z">
        <w:r w:rsidRPr="00FD222E" w:rsidDel="00FD222E">
          <w:delText>Use Case Diagram</w:delText>
        </w:r>
        <w:bookmarkStart w:id="133" w:name="_Toc25763199"/>
        <w:bookmarkStart w:id="134" w:name="_Toc25767591"/>
        <w:bookmarkStart w:id="135" w:name="_Toc26441531"/>
        <w:bookmarkStart w:id="136" w:name="_Toc26441706"/>
        <w:bookmarkStart w:id="137" w:name="_Toc26442577"/>
        <w:bookmarkStart w:id="138" w:name="_Toc26443759"/>
        <w:bookmarkStart w:id="139" w:name="_Toc26872109"/>
        <w:bookmarkStart w:id="140" w:name="_Toc26877821"/>
        <w:bookmarkStart w:id="141" w:name="_Toc30415529"/>
        <w:bookmarkEnd w:id="133"/>
        <w:bookmarkEnd w:id="134"/>
        <w:bookmarkEnd w:id="135"/>
        <w:bookmarkEnd w:id="136"/>
        <w:bookmarkEnd w:id="137"/>
        <w:bookmarkEnd w:id="138"/>
        <w:bookmarkEnd w:id="139"/>
        <w:bookmarkEnd w:id="140"/>
        <w:bookmarkEnd w:id="141"/>
      </w:del>
    </w:p>
    <w:p w14:paraId="74B5EDA8" w14:textId="77777777" w:rsidR="009B2F24" w:rsidRPr="00FD222E" w:rsidDel="00FD222E" w:rsidRDefault="009B2F24" w:rsidP="009B2F24">
      <w:pPr>
        <w:pStyle w:val="Heading3"/>
        <w:rPr>
          <w:del w:id="142" w:author="Joey Tatú" w:date="2019-11-27T14:43:00Z"/>
        </w:rPr>
      </w:pPr>
      <w:del w:id="143" w:author="Joey Tatú" w:date="2019-11-27T14:43:00Z">
        <w:r w:rsidRPr="00123095" w:rsidDel="00FD222E">
          <w:rPr>
            <w:noProof/>
          </w:rPr>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bookmarkStart w:id="144" w:name="_Toc25763200"/>
        <w:bookmarkStart w:id="145" w:name="_Toc25767592"/>
        <w:bookmarkStart w:id="146" w:name="_Toc26441532"/>
        <w:bookmarkStart w:id="147" w:name="_Toc26441707"/>
        <w:bookmarkStart w:id="148" w:name="_Toc26442578"/>
        <w:bookmarkStart w:id="149" w:name="_Toc26443760"/>
        <w:bookmarkStart w:id="150" w:name="_Toc26872110"/>
        <w:bookmarkStart w:id="151" w:name="_Toc26877822"/>
        <w:bookmarkStart w:id="152" w:name="_Toc30415530"/>
        <w:bookmarkEnd w:id="144"/>
        <w:bookmarkEnd w:id="145"/>
        <w:bookmarkEnd w:id="146"/>
        <w:bookmarkEnd w:id="147"/>
        <w:bookmarkEnd w:id="148"/>
        <w:bookmarkEnd w:id="149"/>
        <w:bookmarkEnd w:id="150"/>
        <w:bookmarkEnd w:id="151"/>
        <w:bookmarkEnd w:id="152"/>
      </w:del>
    </w:p>
    <w:p w14:paraId="026B3E5F" w14:textId="77777777" w:rsidR="009B2F24" w:rsidRPr="00FD222E" w:rsidDel="00FD222E" w:rsidRDefault="009B2F24" w:rsidP="009B2F24">
      <w:pPr>
        <w:pStyle w:val="Heading3"/>
        <w:rPr>
          <w:del w:id="153" w:author="Joey Tatú" w:date="2019-11-27T14:43:00Z"/>
        </w:rPr>
      </w:pPr>
      <w:del w:id="154" w:author="Joey Tatú" w:date="2019-11-27T14:43:00Z">
        <w:r w:rsidRPr="00FD222E" w:rsidDel="00FD222E">
          <w:delText>Flow Description</w:delText>
        </w:r>
        <w:bookmarkStart w:id="155" w:name="_Toc25763201"/>
        <w:bookmarkStart w:id="156" w:name="_Toc25767593"/>
        <w:bookmarkStart w:id="157" w:name="_Toc26441533"/>
        <w:bookmarkStart w:id="158" w:name="_Toc26441708"/>
        <w:bookmarkStart w:id="159" w:name="_Toc26442579"/>
        <w:bookmarkStart w:id="160" w:name="_Toc26443761"/>
        <w:bookmarkStart w:id="161" w:name="_Toc26872111"/>
        <w:bookmarkStart w:id="162" w:name="_Toc26877823"/>
        <w:bookmarkStart w:id="163" w:name="_Toc30415531"/>
        <w:bookmarkEnd w:id="155"/>
        <w:bookmarkEnd w:id="156"/>
        <w:bookmarkEnd w:id="157"/>
        <w:bookmarkEnd w:id="158"/>
        <w:bookmarkEnd w:id="159"/>
        <w:bookmarkEnd w:id="160"/>
        <w:bookmarkEnd w:id="161"/>
        <w:bookmarkEnd w:id="162"/>
        <w:bookmarkEnd w:id="163"/>
      </w:del>
    </w:p>
    <w:p w14:paraId="67446B32" w14:textId="77777777" w:rsidR="009B2F24" w:rsidRPr="00FD222E" w:rsidDel="00FD222E" w:rsidRDefault="009B2F24" w:rsidP="009B2F24">
      <w:pPr>
        <w:pStyle w:val="Heading3"/>
        <w:rPr>
          <w:del w:id="164" w:author="Joey Tatú" w:date="2019-11-27T14:43:00Z"/>
        </w:rPr>
      </w:pPr>
      <w:del w:id="165" w:author="Joey Tatú" w:date="2019-11-27T14:43:00Z">
        <w:r w:rsidRPr="00FD222E" w:rsidDel="00FD222E">
          <w:delText>Precondition</w:delText>
        </w:r>
        <w:bookmarkStart w:id="166" w:name="_Toc25763202"/>
        <w:bookmarkStart w:id="167" w:name="_Toc25767594"/>
        <w:bookmarkStart w:id="168" w:name="_Toc26441534"/>
        <w:bookmarkStart w:id="169" w:name="_Toc26441709"/>
        <w:bookmarkStart w:id="170" w:name="_Toc26442580"/>
        <w:bookmarkStart w:id="171" w:name="_Toc26443762"/>
        <w:bookmarkStart w:id="172" w:name="_Toc26872112"/>
        <w:bookmarkStart w:id="173" w:name="_Toc26877824"/>
        <w:bookmarkStart w:id="174" w:name="_Toc30415532"/>
        <w:bookmarkEnd w:id="166"/>
        <w:bookmarkEnd w:id="167"/>
        <w:bookmarkEnd w:id="168"/>
        <w:bookmarkEnd w:id="169"/>
        <w:bookmarkEnd w:id="170"/>
        <w:bookmarkEnd w:id="171"/>
        <w:bookmarkEnd w:id="172"/>
        <w:bookmarkEnd w:id="173"/>
        <w:bookmarkEnd w:id="174"/>
      </w:del>
    </w:p>
    <w:p w14:paraId="46D14F35" w14:textId="77777777" w:rsidR="009B2F24" w:rsidRPr="00FD222E" w:rsidDel="00FD222E" w:rsidRDefault="009B2F24" w:rsidP="009B2F24">
      <w:pPr>
        <w:pStyle w:val="Heading3"/>
        <w:rPr>
          <w:del w:id="175" w:author="Joey Tatú" w:date="2019-11-27T14:43:00Z"/>
        </w:rPr>
      </w:pPr>
      <w:del w:id="176" w:author="Joey Tatú" w:date="2019-11-27T14:43:00Z">
        <w:r w:rsidRPr="00FD222E" w:rsidDel="00FD222E">
          <w:delText xml:space="preserve">The system is active and is in a wait state for a user. </w:delText>
        </w:r>
        <w:bookmarkStart w:id="177" w:name="_Toc25763203"/>
        <w:bookmarkStart w:id="178" w:name="_Toc25767595"/>
        <w:bookmarkStart w:id="179" w:name="_Toc26441535"/>
        <w:bookmarkStart w:id="180" w:name="_Toc26441710"/>
        <w:bookmarkStart w:id="181" w:name="_Toc26442581"/>
        <w:bookmarkStart w:id="182" w:name="_Toc26443763"/>
        <w:bookmarkStart w:id="183" w:name="_Toc26872113"/>
        <w:bookmarkStart w:id="184" w:name="_Toc26877825"/>
        <w:bookmarkStart w:id="185" w:name="_Toc30415533"/>
        <w:bookmarkEnd w:id="177"/>
        <w:bookmarkEnd w:id="178"/>
        <w:bookmarkEnd w:id="179"/>
        <w:bookmarkEnd w:id="180"/>
        <w:bookmarkEnd w:id="181"/>
        <w:bookmarkEnd w:id="182"/>
        <w:bookmarkEnd w:id="183"/>
        <w:bookmarkEnd w:id="184"/>
        <w:bookmarkEnd w:id="185"/>
      </w:del>
    </w:p>
    <w:p w14:paraId="66D88044" w14:textId="77777777" w:rsidR="009B2F24" w:rsidRPr="00FD222E" w:rsidDel="00FD222E" w:rsidRDefault="009B2F24" w:rsidP="009B2F24">
      <w:pPr>
        <w:pStyle w:val="Heading3"/>
        <w:rPr>
          <w:del w:id="186" w:author="Joey Tatú" w:date="2019-11-27T14:43:00Z"/>
        </w:rPr>
      </w:pPr>
      <w:del w:id="187" w:author="Joey Tatú" w:date="2019-11-27T14:43:00Z">
        <w:r w:rsidRPr="00FD222E" w:rsidDel="00FD222E">
          <w:delText>It is assumed the user has previously created an account</w:delText>
        </w:r>
        <w:bookmarkStart w:id="188" w:name="_Toc25763204"/>
        <w:bookmarkStart w:id="189" w:name="_Toc25767596"/>
        <w:bookmarkStart w:id="190" w:name="_Toc26441536"/>
        <w:bookmarkStart w:id="191" w:name="_Toc26441711"/>
        <w:bookmarkStart w:id="192" w:name="_Toc26442582"/>
        <w:bookmarkStart w:id="193" w:name="_Toc26443764"/>
        <w:bookmarkStart w:id="194" w:name="_Toc26872114"/>
        <w:bookmarkStart w:id="195" w:name="_Toc26877826"/>
        <w:bookmarkStart w:id="196" w:name="_Toc30415534"/>
        <w:bookmarkEnd w:id="188"/>
        <w:bookmarkEnd w:id="189"/>
        <w:bookmarkEnd w:id="190"/>
        <w:bookmarkEnd w:id="191"/>
        <w:bookmarkEnd w:id="192"/>
        <w:bookmarkEnd w:id="193"/>
        <w:bookmarkEnd w:id="194"/>
        <w:bookmarkEnd w:id="195"/>
        <w:bookmarkEnd w:id="196"/>
      </w:del>
    </w:p>
    <w:p w14:paraId="1ABD8CA5" w14:textId="77777777" w:rsidR="009B2F24" w:rsidRPr="00FD222E" w:rsidDel="00FD222E" w:rsidRDefault="009B2F24" w:rsidP="009B2F24">
      <w:pPr>
        <w:pStyle w:val="Heading3"/>
        <w:rPr>
          <w:del w:id="197" w:author="Joey Tatú" w:date="2019-11-27T14:43:00Z"/>
        </w:rPr>
      </w:pPr>
      <w:del w:id="198" w:author="Joey Tatú" w:date="2019-11-27T14:43:00Z">
        <w:r w:rsidRPr="00FD222E" w:rsidDel="00FD222E">
          <w:delText>The user is currently not logged into the system.</w:delText>
        </w:r>
        <w:bookmarkStart w:id="199" w:name="_Toc25763205"/>
        <w:bookmarkStart w:id="200" w:name="_Toc25767597"/>
        <w:bookmarkStart w:id="201" w:name="_Toc26441537"/>
        <w:bookmarkStart w:id="202" w:name="_Toc26441712"/>
        <w:bookmarkStart w:id="203" w:name="_Toc26442583"/>
        <w:bookmarkStart w:id="204" w:name="_Toc26443765"/>
        <w:bookmarkStart w:id="205" w:name="_Toc26872115"/>
        <w:bookmarkStart w:id="206" w:name="_Toc26877827"/>
        <w:bookmarkStart w:id="207" w:name="_Toc30415535"/>
        <w:bookmarkEnd w:id="199"/>
        <w:bookmarkEnd w:id="200"/>
        <w:bookmarkEnd w:id="201"/>
        <w:bookmarkEnd w:id="202"/>
        <w:bookmarkEnd w:id="203"/>
        <w:bookmarkEnd w:id="204"/>
        <w:bookmarkEnd w:id="205"/>
        <w:bookmarkEnd w:id="206"/>
        <w:bookmarkEnd w:id="207"/>
      </w:del>
    </w:p>
    <w:p w14:paraId="74C9448B" w14:textId="77777777" w:rsidR="009B2F24" w:rsidRPr="00FD222E" w:rsidDel="00FD222E" w:rsidRDefault="009B2F24" w:rsidP="009B2F24">
      <w:pPr>
        <w:pStyle w:val="Heading3"/>
        <w:rPr>
          <w:del w:id="208" w:author="Joey Tatú" w:date="2019-11-27T14:43:00Z"/>
        </w:rPr>
      </w:pPr>
      <w:del w:id="209" w:author="Joey Tatú" w:date="2019-11-27T14:43:00Z">
        <w:r w:rsidRPr="00FD222E" w:rsidDel="00FD222E">
          <w:delText>Activation</w:delText>
        </w:r>
        <w:bookmarkStart w:id="210" w:name="_Toc25763206"/>
        <w:bookmarkStart w:id="211" w:name="_Toc25767598"/>
        <w:bookmarkStart w:id="212" w:name="_Toc26441538"/>
        <w:bookmarkStart w:id="213" w:name="_Toc26441713"/>
        <w:bookmarkStart w:id="214" w:name="_Toc26442584"/>
        <w:bookmarkStart w:id="215" w:name="_Toc26443766"/>
        <w:bookmarkStart w:id="216" w:name="_Toc26872116"/>
        <w:bookmarkStart w:id="217" w:name="_Toc26877828"/>
        <w:bookmarkStart w:id="218" w:name="_Toc30415536"/>
        <w:bookmarkEnd w:id="210"/>
        <w:bookmarkEnd w:id="211"/>
        <w:bookmarkEnd w:id="212"/>
        <w:bookmarkEnd w:id="213"/>
        <w:bookmarkEnd w:id="214"/>
        <w:bookmarkEnd w:id="215"/>
        <w:bookmarkEnd w:id="216"/>
        <w:bookmarkEnd w:id="217"/>
        <w:bookmarkEnd w:id="218"/>
      </w:del>
    </w:p>
    <w:p w14:paraId="685787F2" w14:textId="77777777" w:rsidR="009B2F24" w:rsidRPr="00FD222E" w:rsidDel="00FD222E" w:rsidRDefault="009B2F24" w:rsidP="009B2F24">
      <w:pPr>
        <w:pStyle w:val="Heading3"/>
        <w:rPr>
          <w:del w:id="219" w:author="Joey Tatú" w:date="2019-11-27T14:43:00Z"/>
        </w:rPr>
      </w:pPr>
      <w:del w:id="220" w:author="Joey Tatú" w:date="2019-11-27T14:43:00Z">
        <w:r w:rsidRPr="00FD222E" w:rsidDel="00FD222E">
          <w:delText>The use case starts when a user logging into the system.</w:delText>
        </w:r>
        <w:bookmarkStart w:id="221" w:name="_Toc25763207"/>
        <w:bookmarkStart w:id="222" w:name="_Toc25767599"/>
        <w:bookmarkStart w:id="223" w:name="_Toc26441539"/>
        <w:bookmarkStart w:id="224" w:name="_Toc26441714"/>
        <w:bookmarkStart w:id="225" w:name="_Toc26442585"/>
        <w:bookmarkStart w:id="226" w:name="_Toc26443767"/>
        <w:bookmarkStart w:id="227" w:name="_Toc26872117"/>
        <w:bookmarkStart w:id="228" w:name="_Toc26877829"/>
        <w:bookmarkStart w:id="229" w:name="_Toc30415537"/>
        <w:bookmarkEnd w:id="221"/>
        <w:bookmarkEnd w:id="222"/>
        <w:bookmarkEnd w:id="223"/>
        <w:bookmarkEnd w:id="224"/>
        <w:bookmarkEnd w:id="225"/>
        <w:bookmarkEnd w:id="226"/>
        <w:bookmarkEnd w:id="227"/>
        <w:bookmarkEnd w:id="228"/>
        <w:bookmarkEnd w:id="229"/>
      </w:del>
    </w:p>
    <w:p w14:paraId="01074E12" w14:textId="77777777" w:rsidR="009B2F24" w:rsidRPr="00FD222E" w:rsidDel="00FD222E" w:rsidRDefault="009B2F24" w:rsidP="009B2F24">
      <w:pPr>
        <w:pStyle w:val="Heading3"/>
        <w:rPr>
          <w:del w:id="230" w:author="Joey Tatú" w:date="2019-11-27T14:43:00Z"/>
        </w:rPr>
      </w:pPr>
      <w:del w:id="231" w:author="Joey Tatú" w:date="2019-11-27T14:43:00Z">
        <w:r w:rsidRPr="00FD222E" w:rsidDel="00FD222E">
          <w:delText>Main flow</w:delText>
        </w:r>
        <w:bookmarkStart w:id="232" w:name="_Toc25763208"/>
        <w:bookmarkStart w:id="233" w:name="_Toc25767600"/>
        <w:bookmarkStart w:id="234" w:name="_Toc26441540"/>
        <w:bookmarkStart w:id="235" w:name="_Toc26441715"/>
        <w:bookmarkStart w:id="236" w:name="_Toc26442586"/>
        <w:bookmarkStart w:id="237" w:name="_Toc26443768"/>
        <w:bookmarkStart w:id="238" w:name="_Toc26872118"/>
        <w:bookmarkStart w:id="239" w:name="_Toc26877830"/>
        <w:bookmarkStart w:id="240" w:name="_Toc30415538"/>
        <w:bookmarkEnd w:id="232"/>
        <w:bookmarkEnd w:id="233"/>
        <w:bookmarkEnd w:id="234"/>
        <w:bookmarkEnd w:id="235"/>
        <w:bookmarkEnd w:id="236"/>
        <w:bookmarkEnd w:id="237"/>
        <w:bookmarkEnd w:id="238"/>
        <w:bookmarkEnd w:id="239"/>
        <w:bookmarkEnd w:id="240"/>
      </w:del>
    </w:p>
    <w:p w14:paraId="104AC562" w14:textId="77777777" w:rsidR="009B2F24" w:rsidRPr="00FD222E" w:rsidDel="00FD222E" w:rsidRDefault="009B2F24" w:rsidP="009B2F24">
      <w:pPr>
        <w:pStyle w:val="Heading3"/>
        <w:rPr>
          <w:del w:id="241" w:author="Joey Tatú" w:date="2019-11-27T14:43:00Z"/>
        </w:rPr>
      </w:pPr>
      <w:del w:id="242" w:author="Joey Tatú" w:date="2019-11-27T14:43:00Z">
        <w:r w:rsidRPr="00FD222E" w:rsidDel="00FD222E">
          <w:delText>The System displays login screen.</w:delText>
        </w:r>
        <w:bookmarkStart w:id="243" w:name="_Toc25763209"/>
        <w:bookmarkStart w:id="244" w:name="_Toc25767601"/>
        <w:bookmarkStart w:id="245" w:name="_Toc26441541"/>
        <w:bookmarkStart w:id="246" w:name="_Toc26441716"/>
        <w:bookmarkStart w:id="247" w:name="_Toc26442587"/>
        <w:bookmarkStart w:id="248" w:name="_Toc26443769"/>
        <w:bookmarkStart w:id="249" w:name="_Toc26872119"/>
        <w:bookmarkStart w:id="250" w:name="_Toc26877831"/>
        <w:bookmarkStart w:id="251" w:name="_Toc30415539"/>
        <w:bookmarkEnd w:id="243"/>
        <w:bookmarkEnd w:id="244"/>
        <w:bookmarkEnd w:id="245"/>
        <w:bookmarkEnd w:id="246"/>
        <w:bookmarkEnd w:id="247"/>
        <w:bookmarkEnd w:id="248"/>
        <w:bookmarkEnd w:id="249"/>
        <w:bookmarkEnd w:id="250"/>
        <w:bookmarkEnd w:id="251"/>
      </w:del>
    </w:p>
    <w:p w14:paraId="1F8306F6" w14:textId="77777777" w:rsidR="009B2F24" w:rsidRPr="00FD222E" w:rsidDel="00FD222E" w:rsidRDefault="009B2F24" w:rsidP="009B2F24">
      <w:pPr>
        <w:pStyle w:val="Heading3"/>
        <w:rPr>
          <w:del w:id="252" w:author="Joey Tatú" w:date="2019-11-27T14:43:00Z"/>
        </w:rPr>
      </w:pPr>
      <w:del w:id="253" w:author="Joey Tatú" w:date="2019-11-27T14:43:00Z">
        <w:r w:rsidRPr="00FD222E" w:rsidDel="00FD222E">
          <w:delText>The User inputs their email address and password, and selects Login &lt;See A1, E1, E2 &gt;</w:delText>
        </w:r>
        <w:bookmarkStart w:id="254" w:name="_Toc25763210"/>
        <w:bookmarkStart w:id="255" w:name="_Toc25767602"/>
        <w:bookmarkStart w:id="256" w:name="_Toc26441542"/>
        <w:bookmarkStart w:id="257" w:name="_Toc26441717"/>
        <w:bookmarkStart w:id="258" w:name="_Toc26442588"/>
        <w:bookmarkStart w:id="259" w:name="_Toc26443770"/>
        <w:bookmarkStart w:id="260" w:name="_Toc26872120"/>
        <w:bookmarkStart w:id="261" w:name="_Toc26877832"/>
        <w:bookmarkStart w:id="262" w:name="_Toc30415540"/>
        <w:bookmarkEnd w:id="254"/>
        <w:bookmarkEnd w:id="255"/>
        <w:bookmarkEnd w:id="256"/>
        <w:bookmarkEnd w:id="257"/>
        <w:bookmarkEnd w:id="258"/>
        <w:bookmarkEnd w:id="259"/>
        <w:bookmarkEnd w:id="260"/>
        <w:bookmarkEnd w:id="261"/>
        <w:bookmarkEnd w:id="262"/>
      </w:del>
    </w:p>
    <w:p w14:paraId="00AEDFDA" w14:textId="77777777" w:rsidR="009B2F24" w:rsidRPr="00FD222E" w:rsidDel="00FD222E" w:rsidRDefault="009B2F24" w:rsidP="009B2F24">
      <w:pPr>
        <w:pStyle w:val="Heading3"/>
        <w:rPr>
          <w:del w:id="263" w:author="Joey Tatú" w:date="2019-11-27T14:43:00Z"/>
        </w:rPr>
      </w:pPr>
      <w:del w:id="264" w:author="Joey Tatú" w:date="2019-11-27T14:43:00Z">
        <w:r w:rsidRPr="00FD222E" w:rsidDel="00FD222E">
          <w:delText>The System encrypts the User’s inputs with AES.</w:delText>
        </w:r>
        <w:bookmarkStart w:id="265" w:name="_Toc25763211"/>
        <w:bookmarkStart w:id="266" w:name="_Toc25767603"/>
        <w:bookmarkStart w:id="267" w:name="_Toc26441543"/>
        <w:bookmarkStart w:id="268" w:name="_Toc26441718"/>
        <w:bookmarkStart w:id="269" w:name="_Toc26442589"/>
        <w:bookmarkStart w:id="270" w:name="_Toc26443771"/>
        <w:bookmarkStart w:id="271" w:name="_Toc26872121"/>
        <w:bookmarkStart w:id="272" w:name="_Toc26877833"/>
        <w:bookmarkStart w:id="273" w:name="_Toc30415541"/>
        <w:bookmarkEnd w:id="265"/>
        <w:bookmarkEnd w:id="266"/>
        <w:bookmarkEnd w:id="267"/>
        <w:bookmarkEnd w:id="268"/>
        <w:bookmarkEnd w:id="269"/>
        <w:bookmarkEnd w:id="270"/>
        <w:bookmarkEnd w:id="271"/>
        <w:bookmarkEnd w:id="272"/>
        <w:bookmarkEnd w:id="273"/>
      </w:del>
    </w:p>
    <w:p w14:paraId="4FCE6D2C" w14:textId="77777777" w:rsidR="009B2F24" w:rsidRPr="00FD222E" w:rsidDel="00FD222E" w:rsidRDefault="009B2F24" w:rsidP="009B2F24">
      <w:pPr>
        <w:pStyle w:val="Heading3"/>
        <w:rPr>
          <w:del w:id="274" w:author="Joey Tatú" w:date="2019-11-27T14:43:00Z"/>
        </w:rPr>
      </w:pPr>
      <w:del w:id="275" w:author="Joey Tatú" w:date="2019-11-27T14:43:00Z">
        <w:r w:rsidRPr="00FD222E" w:rsidDel="00FD222E">
          <w:delText xml:space="preserve">The System creates a connection to </w:delText>
        </w:r>
      </w:del>
      <w:del w:id="276" w:author="Joey Tatú" w:date="2019-11-27T14:21:00Z">
        <w:r w:rsidRPr="00FD222E" w:rsidDel="0060759B">
          <w:delText>MySQL</w:delText>
        </w:r>
      </w:del>
      <w:del w:id="277" w:author="Joey Tatú" w:date="2019-11-27T14:43:00Z">
        <w:r w:rsidRPr="00FD222E" w:rsidDel="00FD222E">
          <w:delText xml:space="preserve"> database.</w:delText>
        </w:r>
        <w:bookmarkStart w:id="278" w:name="_Toc25763212"/>
        <w:bookmarkStart w:id="279" w:name="_Toc25767604"/>
        <w:bookmarkStart w:id="280" w:name="_Toc26441544"/>
        <w:bookmarkStart w:id="281" w:name="_Toc26441719"/>
        <w:bookmarkStart w:id="282" w:name="_Toc26442590"/>
        <w:bookmarkStart w:id="283" w:name="_Toc26443772"/>
        <w:bookmarkStart w:id="284" w:name="_Toc26872122"/>
        <w:bookmarkStart w:id="285" w:name="_Toc26877834"/>
        <w:bookmarkStart w:id="286" w:name="_Toc30415542"/>
        <w:bookmarkEnd w:id="278"/>
        <w:bookmarkEnd w:id="279"/>
        <w:bookmarkEnd w:id="280"/>
        <w:bookmarkEnd w:id="281"/>
        <w:bookmarkEnd w:id="282"/>
        <w:bookmarkEnd w:id="283"/>
        <w:bookmarkEnd w:id="284"/>
        <w:bookmarkEnd w:id="285"/>
        <w:bookmarkEnd w:id="286"/>
      </w:del>
    </w:p>
    <w:p w14:paraId="3D3F114E" w14:textId="77777777" w:rsidR="009B2F24" w:rsidRPr="00FD222E" w:rsidDel="00FD222E" w:rsidRDefault="009B2F24" w:rsidP="009B2F24">
      <w:pPr>
        <w:pStyle w:val="Heading3"/>
        <w:rPr>
          <w:del w:id="287" w:author="Joey Tatú" w:date="2019-11-27T14:43:00Z"/>
        </w:rPr>
      </w:pPr>
      <w:del w:id="288" w:author="Joey Tatú" w:date="2019-11-27T14:43:00Z">
        <w:r w:rsidRPr="00FD222E" w:rsidDel="00FD222E">
          <w:delText xml:space="preserve">The System verifies that the email and encrypted passwords match. </w:delText>
        </w:r>
        <w:bookmarkStart w:id="289" w:name="_Toc25763213"/>
        <w:bookmarkStart w:id="290" w:name="_Toc25767605"/>
        <w:bookmarkStart w:id="291" w:name="_Toc26441545"/>
        <w:bookmarkStart w:id="292" w:name="_Toc26441720"/>
        <w:bookmarkStart w:id="293" w:name="_Toc26442591"/>
        <w:bookmarkStart w:id="294" w:name="_Toc26443773"/>
        <w:bookmarkStart w:id="295" w:name="_Toc26872123"/>
        <w:bookmarkStart w:id="296" w:name="_Toc26877835"/>
        <w:bookmarkStart w:id="297" w:name="_Toc30415543"/>
        <w:bookmarkEnd w:id="289"/>
        <w:bookmarkEnd w:id="290"/>
        <w:bookmarkEnd w:id="291"/>
        <w:bookmarkEnd w:id="292"/>
        <w:bookmarkEnd w:id="293"/>
        <w:bookmarkEnd w:id="294"/>
        <w:bookmarkEnd w:id="295"/>
        <w:bookmarkEnd w:id="296"/>
        <w:bookmarkEnd w:id="297"/>
      </w:del>
    </w:p>
    <w:p w14:paraId="3787C2A4" w14:textId="77777777" w:rsidR="009B2F24" w:rsidRPr="00FD222E" w:rsidDel="00FD222E" w:rsidRDefault="009B2F24" w:rsidP="009B2F24">
      <w:pPr>
        <w:pStyle w:val="Heading3"/>
        <w:rPr>
          <w:del w:id="298" w:author="Joey Tatú" w:date="2019-11-27T14:43:00Z"/>
        </w:rPr>
      </w:pPr>
      <w:del w:id="299" w:author="Joey Tatú" w:date="2019-11-27T14:43:00Z">
        <w:r w:rsidRPr="00FD222E" w:rsidDel="00FD222E">
          <w:delText>The System creates a session key and puts it into the cookies.</w:delText>
        </w:r>
        <w:bookmarkStart w:id="300" w:name="_Toc25763214"/>
        <w:bookmarkStart w:id="301" w:name="_Toc25767606"/>
        <w:bookmarkStart w:id="302" w:name="_Toc26441546"/>
        <w:bookmarkStart w:id="303" w:name="_Toc26441721"/>
        <w:bookmarkStart w:id="304" w:name="_Toc26442592"/>
        <w:bookmarkStart w:id="305" w:name="_Toc26443774"/>
        <w:bookmarkStart w:id="306" w:name="_Toc26872124"/>
        <w:bookmarkStart w:id="307" w:name="_Toc26877836"/>
        <w:bookmarkStart w:id="308" w:name="_Toc30415544"/>
        <w:bookmarkEnd w:id="300"/>
        <w:bookmarkEnd w:id="301"/>
        <w:bookmarkEnd w:id="302"/>
        <w:bookmarkEnd w:id="303"/>
        <w:bookmarkEnd w:id="304"/>
        <w:bookmarkEnd w:id="305"/>
        <w:bookmarkEnd w:id="306"/>
        <w:bookmarkEnd w:id="307"/>
        <w:bookmarkEnd w:id="308"/>
      </w:del>
    </w:p>
    <w:p w14:paraId="6E42D73B" w14:textId="77777777" w:rsidR="009B2F24" w:rsidRPr="00FD222E" w:rsidDel="00FD222E" w:rsidRDefault="009B2F24" w:rsidP="009B2F24">
      <w:pPr>
        <w:pStyle w:val="Heading3"/>
        <w:rPr>
          <w:del w:id="309" w:author="Joey Tatú" w:date="2019-11-27T14:43:00Z"/>
        </w:rPr>
      </w:pPr>
      <w:del w:id="310" w:author="Joey Tatú" w:date="2019-11-27T14:43:00Z">
        <w:r w:rsidRPr="00FD222E" w:rsidDel="00FD222E">
          <w:delText>The System displays the main home page.</w:delText>
        </w:r>
        <w:bookmarkStart w:id="311" w:name="_Toc25763215"/>
        <w:bookmarkStart w:id="312" w:name="_Toc25767607"/>
        <w:bookmarkStart w:id="313" w:name="_Toc26441547"/>
        <w:bookmarkStart w:id="314" w:name="_Toc26441722"/>
        <w:bookmarkStart w:id="315" w:name="_Toc26442593"/>
        <w:bookmarkStart w:id="316" w:name="_Toc26443775"/>
        <w:bookmarkStart w:id="317" w:name="_Toc26872125"/>
        <w:bookmarkStart w:id="318" w:name="_Toc26877837"/>
        <w:bookmarkStart w:id="319" w:name="_Toc30415545"/>
        <w:bookmarkEnd w:id="311"/>
        <w:bookmarkEnd w:id="312"/>
        <w:bookmarkEnd w:id="313"/>
        <w:bookmarkEnd w:id="314"/>
        <w:bookmarkEnd w:id="315"/>
        <w:bookmarkEnd w:id="316"/>
        <w:bookmarkEnd w:id="317"/>
        <w:bookmarkEnd w:id="318"/>
        <w:bookmarkEnd w:id="319"/>
      </w:del>
    </w:p>
    <w:p w14:paraId="1547E17B" w14:textId="77777777" w:rsidR="009B2F24" w:rsidRPr="00FD222E" w:rsidDel="00FD222E" w:rsidRDefault="009B2F24" w:rsidP="009B2F24">
      <w:pPr>
        <w:pStyle w:val="Heading3"/>
        <w:rPr>
          <w:del w:id="320" w:author="Joey Tatú" w:date="2019-11-27T14:43:00Z"/>
        </w:rPr>
      </w:pPr>
      <w:del w:id="321" w:author="Joey Tatú" w:date="2019-11-27T14:43:00Z">
        <w:r w:rsidRPr="00FD222E" w:rsidDel="00FD222E">
          <w:delText>The User taps on Create Profile. &lt;See A1&gt;</w:delText>
        </w:r>
        <w:bookmarkStart w:id="322" w:name="_Toc25763216"/>
        <w:bookmarkStart w:id="323" w:name="_Toc25767608"/>
        <w:bookmarkStart w:id="324" w:name="_Toc26441548"/>
        <w:bookmarkStart w:id="325" w:name="_Toc26441723"/>
        <w:bookmarkStart w:id="326" w:name="_Toc26442594"/>
        <w:bookmarkStart w:id="327" w:name="_Toc26443776"/>
        <w:bookmarkStart w:id="328" w:name="_Toc26872126"/>
        <w:bookmarkStart w:id="329" w:name="_Toc26877838"/>
        <w:bookmarkStart w:id="330" w:name="_Toc30415546"/>
        <w:bookmarkEnd w:id="322"/>
        <w:bookmarkEnd w:id="323"/>
        <w:bookmarkEnd w:id="324"/>
        <w:bookmarkEnd w:id="325"/>
        <w:bookmarkEnd w:id="326"/>
        <w:bookmarkEnd w:id="327"/>
        <w:bookmarkEnd w:id="328"/>
        <w:bookmarkEnd w:id="329"/>
        <w:bookmarkEnd w:id="330"/>
      </w:del>
    </w:p>
    <w:p w14:paraId="01A1E6A8" w14:textId="77777777" w:rsidR="009B2F24" w:rsidRPr="00FD222E" w:rsidDel="00FD222E" w:rsidRDefault="009B2F24" w:rsidP="009B2F24">
      <w:pPr>
        <w:pStyle w:val="Heading3"/>
        <w:rPr>
          <w:del w:id="331" w:author="Joey Tatú" w:date="2019-11-27T14:43:00Z"/>
        </w:rPr>
      </w:pPr>
      <w:del w:id="332" w:author="Joey Tatú" w:date="2019-11-27T14:43:00Z">
        <w:r w:rsidRPr="00FD222E" w:rsidDel="00FD222E">
          <w:delText>The User uploads a photo.</w:delText>
        </w:r>
        <w:bookmarkStart w:id="333" w:name="_Toc25763217"/>
        <w:bookmarkStart w:id="334" w:name="_Toc25767609"/>
        <w:bookmarkStart w:id="335" w:name="_Toc26441549"/>
        <w:bookmarkStart w:id="336" w:name="_Toc26441724"/>
        <w:bookmarkStart w:id="337" w:name="_Toc26442595"/>
        <w:bookmarkStart w:id="338" w:name="_Toc26443777"/>
        <w:bookmarkStart w:id="339" w:name="_Toc26872127"/>
        <w:bookmarkStart w:id="340" w:name="_Toc26877839"/>
        <w:bookmarkStart w:id="341" w:name="_Toc30415547"/>
        <w:bookmarkEnd w:id="333"/>
        <w:bookmarkEnd w:id="334"/>
        <w:bookmarkEnd w:id="335"/>
        <w:bookmarkEnd w:id="336"/>
        <w:bookmarkEnd w:id="337"/>
        <w:bookmarkEnd w:id="338"/>
        <w:bookmarkEnd w:id="339"/>
        <w:bookmarkEnd w:id="340"/>
        <w:bookmarkEnd w:id="341"/>
      </w:del>
    </w:p>
    <w:p w14:paraId="3B1A6CA2" w14:textId="77777777" w:rsidR="009B2F24" w:rsidRPr="00FD222E" w:rsidDel="00FD222E" w:rsidRDefault="009B2F24" w:rsidP="009B2F24">
      <w:pPr>
        <w:pStyle w:val="Heading3"/>
        <w:rPr>
          <w:del w:id="342" w:author="Joey Tatú" w:date="2019-11-27T14:43:00Z"/>
        </w:rPr>
      </w:pPr>
      <w:del w:id="343" w:author="Joey Tatú" w:date="2019-11-27T14:43:00Z">
        <w:r w:rsidRPr="00FD222E" w:rsidDel="00FD222E">
          <w:delText>The System stores the photo in the Database</w:delText>
        </w:r>
        <w:bookmarkStart w:id="344" w:name="_Toc25763218"/>
        <w:bookmarkStart w:id="345" w:name="_Toc25767610"/>
        <w:bookmarkStart w:id="346" w:name="_Toc26441550"/>
        <w:bookmarkStart w:id="347" w:name="_Toc26441725"/>
        <w:bookmarkStart w:id="348" w:name="_Toc26442596"/>
        <w:bookmarkStart w:id="349" w:name="_Toc26443778"/>
        <w:bookmarkStart w:id="350" w:name="_Toc26872128"/>
        <w:bookmarkStart w:id="351" w:name="_Toc26877840"/>
        <w:bookmarkStart w:id="352" w:name="_Toc30415548"/>
        <w:bookmarkEnd w:id="344"/>
        <w:bookmarkEnd w:id="345"/>
        <w:bookmarkEnd w:id="346"/>
        <w:bookmarkEnd w:id="347"/>
        <w:bookmarkEnd w:id="348"/>
        <w:bookmarkEnd w:id="349"/>
        <w:bookmarkEnd w:id="350"/>
        <w:bookmarkEnd w:id="351"/>
        <w:bookmarkEnd w:id="352"/>
      </w:del>
    </w:p>
    <w:p w14:paraId="7FC66621" w14:textId="77777777" w:rsidR="009B2F24" w:rsidRPr="00FD222E" w:rsidDel="00FD222E" w:rsidRDefault="009B2F24" w:rsidP="009B2F24">
      <w:pPr>
        <w:pStyle w:val="Heading3"/>
        <w:rPr>
          <w:del w:id="353" w:author="Joey Tatú" w:date="2019-11-27T14:43:00Z"/>
        </w:rPr>
      </w:pPr>
      <w:del w:id="354" w:author="Joey Tatú" w:date="2019-11-27T14:43:00Z">
        <w:r w:rsidRPr="00FD222E" w:rsidDel="00FD222E">
          <w:delText>The User edits their details as required</w:delText>
        </w:r>
        <w:bookmarkStart w:id="355" w:name="_Toc25763219"/>
        <w:bookmarkStart w:id="356" w:name="_Toc25767611"/>
        <w:bookmarkStart w:id="357" w:name="_Toc26441551"/>
        <w:bookmarkStart w:id="358" w:name="_Toc26441726"/>
        <w:bookmarkStart w:id="359" w:name="_Toc26442597"/>
        <w:bookmarkStart w:id="360" w:name="_Toc26443779"/>
        <w:bookmarkStart w:id="361" w:name="_Toc26872129"/>
        <w:bookmarkStart w:id="362" w:name="_Toc26877841"/>
        <w:bookmarkStart w:id="363" w:name="_Toc30415549"/>
        <w:bookmarkEnd w:id="355"/>
        <w:bookmarkEnd w:id="356"/>
        <w:bookmarkEnd w:id="357"/>
        <w:bookmarkEnd w:id="358"/>
        <w:bookmarkEnd w:id="359"/>
        <w:bookmarkEnd w:id="360"/>
        <w:bookmarkEnd w:id="361"/>
        <w:bookmarkEnd w:id="362"/>
        <w:bookmarkEnd w:id="363"/>
      </w:del>
    </w:p>
    <w:p w14:paraId="7948FF23" w14:textId="77777777" w:rsidR="009B2F24" w:rsidRPr="00FD222E" w:rsidDel="00FD222E" w:rsidRDefault="009B2F24" w:rsidP="009B2F24">
      <w:pPr>
        <w:pStyle w:val="Heading3"/>
        <w:rPr>
          <w:del w:id="364" w:author="Joey Tatú" w:date="2019-11-27T14:43:00Z"/>
        </w:rPr>
      </w:pPr>
      <w:del w:id="365" w:author="Joey Tatú" w:date="2019-11-27T14:43:00Z">
        <w:r w:rsidRPr="00FD222E" w:rsidDel="00FD222E">
          <w:delText>(Such details include but not limited to their username, date of birth, current city, a small bio, a photo, and so on)</w:delText>
        </w:r>
        <w:bookmarkStart w:id="366" w:name="_Toc25763220"/>
        <w:bookmarkStart w:id="367" w:name="_Toc25767612"/>
        <w:bookmarkStart w:id="368" w:name="_Toc26441552"/>
        <w:bookmarkStart w:id="369" w:name="_Toc26441727"/>
        <w:bookmarkStart w:id="370" w:name="_Toc26442598"/>
        <w:bookmarkStart w:id="371" w:name="_Toc26443780"/>
        <w:bookmarkStart w:id="372" w:name="_Toc26872130"/>
        <w:bookmarkStart w:id="373" w:name="_Toc26877842"/>
        <w:bookmarkStart w:id="374" w:name="_Toc30415550"/>
        <w:bookmarkEnd w:id="366"/>
        <w:bookmarkEnd w:id="367"/>
        <w:bookmarkEnd w:id="368"/>
        <w:bookmarkEnd w:id="369"/>
        <w:bookmarkEnd w:id="370"/>
        <w:bookmarkEnd w:id="371"/>
        <w:bookmarkEnd w:id="372"/>
        <w:bookmarkEnd w:id="373"/>
        <w:bookmarkEnd w:id="374"/>
      </w:del>
    </w:p>
    <w:p w14:paraId="0070EB5D" w14:textId="77777777" w:rsidR="009B2F24" w:rsidRPr="00FD222E" w:rsidDel="00FD222E" w:rsidRDefault="009B2F24" w:rsidP="009B2F24">
      <w:pPr>
        <w:pStyle w:val="Heading3"/>
        <w:rPr>
          <w:del w:id="375" w:author="Joey Tatú" w:date="2019-11-27T14:43:00Z"/>
        </w:rPr>
      </w:pPr>
      <w:del w:id="376" w:author="Joey Tatú" w:date="2019-11-27T14:43:00Z">
        <w:r w:rsidRPr="00FD222E" w:rsidDel="00FD222E">
          <w:delText>The User selects “Continue”.</w:delText>
        </w:r>
        <w:bookmarkStart w:id="377" w:name="_Toc25763221"/>
        <w:bookmarkStart w:id="378" w:name="_Toc25767613"/>
        <w:bookmarkStart w:id="379" w:name="_Toc26441553"/>
        <w:bookmarkStart w:id="380" w:name="_Toc26441728"/>
        <w:bookmarkStart w:id="381" w:name="_Toc26442599"/>
        <w:bookmarkStart w:id="382" w:name="_Toc26443781"/>
        <w:bookmarkStart w:id="383" w:name="_Toc26872131"/>
        <w:bookmarkStart w:id="384" w:name="_Toc26877843"/>
        <w:bookmarkStart w:id="385" w:name="_Toc30415551"/>
        <w:bookmarkEnd w:id="377"/>
        <w:bookmarkEnd w:id="378"/>
        <w:bookmarkEnd w:id="379"/>
        <w:bookmarkEnd w:id="380"/>
        <w:bookmarkEnd w:id="381"/>
        <w:bookmarkEnd w:id="382"/>
        <w:bookmarkEnd w:id="383"/>
        <w:bookmarkEnd w:id="384"/>
        <w:bookmarkEnd w:id="385"/>
      </w:del>
    </w:p>
    <w:p w14:paraId="0701F5D4" w14:textId="77777777" w:rsidR="009B2F24" w:rsidRPr="00FD222E" w:rsidDel="00FD222E" w:rsidRDefault="009B2F24" w:rsidP="009B2F24">
      <w:pPr>
        <w:pStyle w:val="Heading3"/>
        <w:rPr>
          <w:del w:id="386" w:author="Joey Tatú" w:date="2019-11-27T14:43:00Z"/>
        </w:rPr>
      </w:pPr>
      <w:del w:id="387" w:author="Joey Tatú" w:date="2019-11-27T14:43:00Z">
        <w:r w:rsidRPr="00FD222E" w:rsidDel="00FD222E">
          <w:delText xml:space="preserve">The System encrypts this information and put it into the </w:delText>
        </w:r>
      </w:del>
      <w:del w:id="388" w:author="Joey Tatú" w:date="2019-11-27T14:21:00Z">
        <w:r w:rsidRPr="00FD222E" w:rsidDel="0060759B">
          <w:delText>MySQL</w:delText>
        </w:r>
      </w:del>
      <w:del w:id="389" w:author="Joey Tatú" w:date="2019-11-27T14:43:00Z">
        <w:r w:rsidRPr="00FD222E" w:rsidDel="00FD222E">
          <w:delText xml:space="preserve"> database.</w:delText>
        </w:r>
        <w:bookmarkStart w:id="390" w:name="_Toc25763222"/>
        <w:bookmarkStart w:id="391" w:name="_Toc25767614"/>
        <w:bookmarkStart w:id="392" w:name="_Toc26441554"/>
        <w:bookmarkStart w:id="393" w:name="_Toc26441729"/>
        <w:bookmarkStart w:id="394" w:name="_Toc26442600"/>
        <w:bookmarkStart w:id="395" w:name="_Toc26443782"/>
        <w:bookmarkStart w:id="396" w:name="_Toc26872132"/>
        <w:bookmarkStart w:id="397" w:name="_Toc26877844"/>
        <w:bookmarkStart w:id="398" w:name="_Toc30415552"/>
        <w:bookmarkEnd w:id="390"/>
        <w:bookmarkEnd w:id="391"/>
        <w:bookmarkEnd w:id="392"/>
        <w:bookmarkEnd w:id="393"/>
        <w:bookmarkEnd w:id="394"/>
        <w:bookmarkEnd w:id="395"/>
        <w:bookmarkEnd w:id="396"/>
        <w:bookmarkEnd w:id="397"/>
        <w:bookmarkEnd w:id="398"/>
      </w:del>
    </w:p>
    <w:p w14:paraId="71406B7A" w14:textId="77777777" w:rsidR="009B2F24" w:rsidRPr="00FD222E" w:rsidDel="00FD222E" w:rsidRDefault="009B2F24" w:rsidP="009B2F24">
      <w:pPr>
        <w:pStyle w:val="Heading3"/>
        <w:rPr>
          <w:del w:id="399" w:author="Joey Tatú" w:date="2019-11-27T14:43:00Z"/>
        </w:rPr>
      </w:pPr>
      <w:del w:id="400" w:author="Joey Tatú" w:date="2019-11-27T14:43:00Z">
        <w:r w:rsidRPr="00FD222E" w:rsidDel="00FD222E">
          <w:delText>The System shows the User the home page.</w:delText>
        </w:r>
        <w:bookmarkStart w:id="401" w:name="_Toc25763223"/>
        <w:bookmarkStart w:id="402" w:name="_Toc25767615"/>
        <w:bookmarkStart w:id="403" w:name="_Toc26441555"/>
        <w:bookmarkStart w:id="404" w:name="_Toc26441730"/>
        <w:bookmarkStart w:id="405" w:name="_Toc26442601"/>
        <w:bookmarkStart w:id="406" w:name="_Toc26443783"/>
        <w:bookmarkStart w:id="407" w:name="_Toc26872133"/>
        <w:bookmarkStart w:id="408" w:name="_Toc26877845"/>
        <w:bookmarkStart w:id="409" w:name="_Toc30415553"/>
        <w:bookmarkEnd w:id="401"/>
        <w:bookmarkEnd w:id="402"/>
        <w:bookmarkEnd w:id="403"/>
        <w:bookmarkEnd w:id="404"/>
        <w:bookmarkEnd w:id="405"/>
        <w:bookmarkEnd w:id="406"/>
        <w:bookmarkEnd w:id="407"/>
        <w:bookmarkEnd w:id="408"/>
        <w:bookmarkEnd w:id="409"/>
      </w:del>
    </w:p>
    <w:p w14:paraId="4F682C21" w14:textId="77777777" w:rsidR="009B2F24" w:rsidRPr="00FD222E" w:rsidDel="00FD222E" w:rsidRDefault="009B2F24" w:rsidP="009B2F24">
      <w:pPr>
        <w:pStyle w:val="Heading3"/>
        <w:rPr>
          <w:del w:id="410" w:author="Joey Tatú" w:date="2019-11-27T14:43:00Z"/>
        </w:rPr>
      </w:pPr>
      <w:del w:id="411" w:author="Joey Tatú" w:date="2019-11-27T14:43:00Z">
        <w:r w:rsidRPr="00FD222E" w:rsidDel="00FD222E">
          <w:delText>Alternate flow</w:delText>
        </w:r>
        <w:bookmarkStart w:id="412" w:name="_Toc25763224"/>
        <w:bookmarkStart w:id="413" w:name="_Toc25767616"/>
        <w:bookmarkStart w:id="414" w:name="_Toc26441556"/>
        <w:bookmarkStart w:id="415" w:name="_Toc26441731"/>
        <w:bookmarkStart w:id="416" w:name="_Toc26442602"/>
        <w:bookmarkStart w:id="417" w:name="_Toc26443784"/>
        <w:bookmarkStart w:id="418" w:name="_Toc26872134"/>
        <w:bookmarkStart w:id="419" w:name="_Toc26877846"/>
        <w:bookmarkStart w:id="420" w:name="_Toc30415554"/>
        <w:bookmarkEnd w:id="412"/>
        <w:bookmarkEnd w:id="413"/>
        <w:bookmarkEnd w:id="414"/>
        <w:bookmarkEnd w:id="415"/>
        <w:bookmarkEnd w:id="416"/>
        <w:bookmarkEnd w:id="417"/>
        <w:bookmarkEnd w:id="418"/>
        <w:bookmarkEnd w:id="419"/>
        <w:bookmarkEnd w:id="420"/>
      </w:del>
    </w:p>
    <w:p w14:paraId="6A71D982" w14:textId="77777777" w:rsidR="009B2F24" w:rsidRPr="00FD222E" w:rsidDel="00FD222E" w:rsidRDefault="009B2F24" w:rsidP="009B2F24">
      <w:pPr>
        <w:pStyle w:val="Heading3"/>
        <w:rPr>
          <w:del w:id="421" w:author="Joey Tatú" w:date="2019-11-27T14:43:00Z"/>
        </w:rPr>
      </w:pPr>
      <w:del w:id="422" w:author="Joey Tatú" w:date="2019-11-27T14:43:00Z">
        <w:r w:rsidRPr="00FD222E" w:rsidDel="00FD222E">
          <w:delText>A1: Editing profile</w:delText>
        </w:r>
        <w:bookmarkStart w:id="423" w:name="_Toc25763225"/>
        <w:bookmarkStart w:id="424" w:name="_Toc25767617"/>
        <w:bookmarkStart w:id="425" w:name="_Toc26441557"/>
        <w:bookmarkStart w:id="426" w:name="_Toc26441732"/>
        <w:bookmarkStart w:id="427" w:name="_Toc26442603"/>
        <w:bookmarkStart w:id="428" w:name="_Toc26443785"/>
        <w:bookmarkStart w:id="429" w:name="_Toc26872135"/>
        <w:bookmarkStart w:id="430" w:name="_Toc26877847"/>
        <w:bookmarkStart w:id="431" w:name="_Toc30415555"/>
        <w:bookmarkEnd w:id="423"/>
        <w:bookmarkEnd w:id="424"/>
        <w:bookmarkEnd w:id="425"/>
        <w:bookmarkEnd w:id="426"/>
        <w:bookmarkEnd w:id="427"/>
        <w:bookmarkEnd w:id="428"/>
        <w:bookmarkEnd w:id="429"/>
        <w:bookmarkEnd w:id="430"/>
        <w:bookmarkEnd w:id="431"/>
      </w:del>
    </w:p>
    <w:p w14:paraId="2CB2432B" w14:textId="77777777" w:rsidR="009B2F24" w:rsidRPr="00FD222E" w:rsidDel="00FD222E" w:rsidRDefault="009B2F24" w:rsidP="009B2F24">
      <w:pPr>
        <w:pStyle w:val="Heading3"/>
        <w:rPr>
          <w:del w:id="432" w:author="Joey Tatú" w:date="2019-11-27T14:43:00Z"/>
        </w:rPr>
      </w:pPr>
      <w:del w:id="433" w:author="Joey Tatú" w:date="2019-11-27T14:43:00Z">
        <w:r w:rsidRPr="00FD222E" w:rsidDel="00FD222E">
          <w:delText>The User clicks on Edit Profile</w:delText>
        </w:r>
        <w:bookmarkStart w:id="434" w:name="_Toc25763226"/>
        <w:bookmarkStart w:id="435" w:name="_Toc25767618"/>
        <w:bookmarkStart w:id="436" w:name="_Toc26441558"/>
        <w:bookmarkStart w:id="437" w:name="_Toc26441733"/>
        <w:bookmarkStart w:id="438" w:name="_Toc26442604"/>
        <w:bookmarkStart w:id="439" w:name="_Toc26443786"/>
        <w:bookmarkStart w:id="440" w:name="_Toc26872136"/>
        <w:bookmarkStart w:id="441" w:name="_Toc26877848"/>
        <w:bookmarkStart w:id="442" w:name="_Toc30415556"/>
        <w:bookmarkEnd w:id="434"/>
        <w:bookmarkEnd w:id="435"/>
        <w:bookmarkEnd w:id="436"/>
        <w:bookmarkEnd w:id="437"/>
        <w:bookmarkEnd w:id="438"/>
        <w:bookmarkEnd w:id="439"/>
        <w:bookmarkEnd w:id="440"/>
        <w:bookmarkEnd w:id="441"/>
        <w:bookmarkEnd w:id="442"/>
      </w:del>
    </w:p>
    <w:p w14:paraId="4DC79486" w14:textId="77777777" w:rsidR="009B2F24" w:rsidRPr="00FD222E" w:rsidDel="00FD222E" w:rsidRDefault="009B2F24" w:rsidP="009B2F24">
      <w:pPr>
        <w:pStyle w:val="Heading3"/>
        <w:rPr>
          <w:del w:id="443" w:author="Joey Tatú" w:date="2019-11-27T14:43:00Z"/>
        </w:rPr>
      </w:pPr>
      <w:del w:id="444" w:author="Joey Tatú" w:date="2019-11-27T14:43:00Z">
        <w:r w:rsidRPr="00FD222E" w:rsidDel="00FD222E">
          <w:delText>The System loads the User’s profile data into the editable fields.</w:delText>
        </w:r>
        <w:bookmarkStart w:id="445" w:name="_Toc25763227"/>
        <w:bookmarkStart w:id="446" w:name="_Toc25767619"/>
        <w:bookmarkStart w:id="447" w:name="_Toc26441559"/>
        <w:bookmarkStart w:id="448" w:name="_Toc26441734"/>
        <w:bookmarkStart w:id="449" w:name="_Toc26442605"/>
        <w:bookmarkStart w:id="450" w:name="_Toc26443787"/>
        <w:bookmarkStart w:id="451" w:name="_Toc26872137"/>
        <w:bookmarkStart w:id="452" w:name="_Toc26877849"/>
        <w:bookmarkStart w:id="453" w:name="_Toc30415557"/>
        <w:bookmarkEnd w:id="445"/>
        <w:bookmarkEnd w:id="446"/>
        <w:bookmarkEnd w:id="447"/>
        <w:bookmarkEnd w:id="448"/>
        <w:bookmarkEnd w:id="449"/>
        <w:bookmarkEnd w:id="450"/>
        <w:bookmarkEnd w:id="451"/>
        <w:bookmarkEnd w:id="452"/>
        <w:bookmarkEnd w:id="453"/>
      </w:del>
    </w:p>
    <w:p w14:paraId="7C99B297" w14:textId="77777777" w:rsidR="009B2F24" w:rsidRPr="00FD222E" w:rsidDel="00FD222E" w:rsidRDefault="009B2F24" w:rsidP="009B2F24">
      <w:pPr>
        <w:pStyle w:val="Heading3"/>
        <w:rPr>
          <w:del w:id="454" w:author="Joey Tatú" w:date="2019-11-27T14:43:00Z"/>
        </w:rPr>
      </w:pPr>
      <w:del w:id="455" w:author="Joey Tatú" w:date="2019-11-27T14:43:00Z">
        <w:r w:rsidRPr="00FD222E" w:rsidDel="00FD222E">
          <w:delText>The User edits their photo and profile as they desire.</w:delText>
        </w:r>
        <w:bookmarkStart w:id="456" w:name="_Toc25763228"/>
        <w:bookmarkStart w:id="457" w:name="_Toc25767620"/>
        <w:bookmarkStart w:id="458" w:name="_Toc26441560"/>
        <w:bookmarkStart w:id="459" w:name="_Toc26441735"/>
        <w:bookmarkStart w:id="460" w:name="_Toc26442606"/>
        <w:bookmarkStart w:id="461" w:name="_Toc26443788"/>
        <w:bookmarkStart w:id="462" w:name="_Toc26872138"/>
        <w:bookmarkStart w:id="463" w:name="_Toc26877850"/>
        <w:bookmarkStart w:id="464" w:name="_Toc30415558"/>
        <w:bookmarkEnd w:id="456"/>
        <w:bookmarkEnd w:id="457"/>
        <w:bookmarkEnd w:id="458"/>
        <w:bookmarkEnd w:id="459"/>
        <w:bookmarkEnd w:id="460"/>
        <w:bookmarkEnd w:id="461"/>
        <w:bookmarkEnd w:id="462"/>
        <w:bookmarkEnd w:id="463"/>
        <w:bookmarkEnd w:id="464"/>
      </w:del>
    </w:p>
    <w:p w14:paraId="2F6549DC" w14:textId="77777777" w:rsidR="009B2F24" w:rsidRPr="00FD222E" w:rsidDel="00FD222E" w:rsidRDefault="009B2F24" w:rsidP="009B2F24">
      <w:pPr>
        <w:pStyle w:val="Heading3"/>
        <w:rPr>
          <w:del w:id="465" w:author="Joey Tatú" w:date="2019-11-27T14:43:00Z"/>
        </w:rPr>
      </w:pPr>
      <w:del w:id="466" w:author="Joey Tatú" w:date="2019-11-27T14:43:00Z">
        <w:r w:rsidRPr="00FD222E" w:rsidDel="00FD222E">
          <w:delText>&lt;Returns to number 13 in Main Flow&gt;</w:delText>
        </w:r>
        <w:bookmarkStart w:id="467" w:name="_Toc25763229"/>
        <w:bookmarkStart w:id="468" w:name="_Toc25767621"/>
        <w:bookmarkStart w:id="469" w:name="_Toc26441561"/>
        <w:bookmarkStart w:id="470" w:name="_Toc26441736"/>
        <w:bookmarkStart w:id="471" w:name="_Toc26442607"/>
        <w:bookmarkStart w:id="472" w:name="_Toc26443789"/>
        <w:bookmarkStart w:id="473" w:name="_Toc26872139"/>
        <w:bookmarkStart w:id="474" w:name="_Toc26877851"/>
        <w:bookmarkStart w:id="475" w:name="_Toc30415559"/>
        <w:bookmarkEnd w:id="467"/>
        <w:bookmarkEnd w:id="468"/>
        <w:bookmarkEnd w:id="469"/>
        <w:bookmarkEnd w:id="470"/>
        <w:bookmarkEnd w:id="471"/>
        <w:bookmarkEnd w:id="472"/>
        <w:bookmarkEnd w:id="473"/>
        <w:bookmarkEnd w:id="474"/>
        <w:bookmarkEnd w:id="475"/>
      </w:del>
    </w:p>
    <w:p w14:paraId="5BCF5244" w14:textId="77777777" w:rsidR="009B2F24" w:rsidRPr="00FD222E" w:rsidDel="00FD222E" w:rsidRDefault="009B2F24" w:rsidP="009B2F24">
      <w:pPr>
        <w:pStyle w:val="Heading3"/>
        <w:rPr>
          <w:del w:id="476" w:author="Joey Tatú" w:date="2019-11-27T14:43:00Z"/>
        </w:rPr>
      </w:pPr>
      <w:bookmarkStart w:id="477" w:name="_Toc25763230"/>
      <w:bookmarkStart w:id="478" w:name="_Toc25767622"/>
      <w:bookmarkStart w:id="479" w:name="_Toc26441562"/>
      <w:bookmarkStart w:id="480" w:name="_Toc26441737"/>
      <w:bookmarkStart w:id="481" w:name="_Toc26442608"/>
      <w:bookmarkStart w:id="482" w:name="_Toc26443790"/>
      <w:bookmarkStart w:id="483" w:name="_Toc26872140"/>
      <w:bookmarkStart w:id="484" w:name="_Toc26877852"/>
      <w:bookmarkStart w:id="485" w:name="_Toc30415560"/>
      <w:bookmarkEnd w:id="477"/>
      <w:bookmarkEnd w:id="478"/>
      <w:bookmarkEnd w:id="479"/>
      <w:bookmarkEnd w:id="480"/>
      <w:bookmarkEnd w:id="481"/>
      <w:bookmarkEnd w:id="482"/>
      <w:bookmarkEnd w:id="483"/>
      <w:bookmarkEnd w:id="484"/>
      <w:bookmarkEnd w:id="485"/>
    </w:p>
    <w:p w14:paraId="3B93D046" w14:textId="77777777" w:rsidR="009B2F24" w:rsidRPr="00FD222E" w:rsidDel="00FD222E" w:rsidRDefault="009B2F24" w:rsidP="009B2F24">
      <w:pPr>
        <w:pStyle w:val="Heading3"/>
        <w:rPr>
          <w:del w:id="486" w:author="Joey Tatú" w:date="2019-11-27T14:43:00Z"/>
        </w:rPr>
      </w:pPr>
      <w:del w:id="487" w:author="Joey Tatú" w:date="2019-11-27T14:43:00Z">
        <w:r w:rsidRPr="00FD222E" w:rsidDel="00FD222E">
          <w:delText>A2: User uses Facebook to login - Successful</w:delText>
        </w:r>
        <w:bookmarkStart w:id="488" w:name="_Toc25763231"/>
        <w:bookmarkStart w:id="489" w:name="_Toc25767623"/>
        <w:bookmarkStart w:id="490" w:name="_Toc26441563"/>
        <w:bookmarkStart w:id="491" w:name="_Toc26441738"/>
        <w:bookmarkStart w:id="492" w:name="_Toc26442609"/>
        <w:bookmarkStart w:id="493" w:name="_Toc26443791"/>
        <w:bookmarkStart w:id="494" w:name="_Toc26872141"/>
        <w:bookmarkStart w:id="495" w:name="_Toc26877853"/>
        <w:bookmarkStart w:id="496" w:name="_Toc30415561"/>
        <w:bookmarkEnd w:id="488"/>
        <w:bookmarkEnd w:id="489"/>
        <w:bookmarkEnd w:id="490"/>
        <w:bookmarkEnd w:id="491"/>
        <w:bookmarkEnd w:id="492"/>
        <w:bookmarkEnd w:id="493"/>
        <w:bookmarkEnd w:id="494"/>
        <w:bookmarkEnd w:id="495"/>
        <w:bookmarkEnd w:id="496"/>
      </w:del>
    </w:p>
    <w:p w14:paraId="30A9D18A" w14:textId="77777777" w:rsidR="009B2F24" w:rsidRPr="00FD222E" w:rsidDel="00FD222E" w:rsidRDefault="009B2F24" w:rsidP="009B2F24">
      <w:pPr>
        <w:pStyle w:val="Heading3"/>
        <w:rPr>
          <w:del w:id="497" w:author="Joey Tatú" w:date="2019-11-27T14:43:00Z"/>
        </w:rPr>
      </w:pPr>
      <w:del w:id="498" w:author="Joey Tatú" w:date="2019-11-27T14:43:00Z">
        <w:r w:rsidRPr="00FD222E" w:rsidDel="00FD222E">
          <w:delText>The User clicks on “Facebook Login”</w:delText>
        </w:r>
        <w:bookmarkStart w:id="499" w:name="_Toc25763232"/>
        <w:bookmarkStart w:id="500" w:name="_Toc25767624"/>
        <w:bookmarkStart w:id="501" w:name="_Toc26441564"/>
        <w:bookmarkStart w:id="502" w:name="_Toc26441739"/>
        <w:bookmarkStart w:id="503" w:name="_Toc26442610"/>
        <w:bookmarkStart w:id="504" w:name="_Toc26443792"/>
        <w:bookmarkStart w:id="505" w:name="_Toc26872142"/>
        <w:bookmarkStart w:id="506" w:name="_Toc26877854"/>
        <w:bookmarkStart w:id="507" w:name="_Toc30415562"/>
        <w:bookmarkEnd w:id="499"/>
        <w:bookmarkEnd w:id="500"/>
        <w:bookmarkEnd w:id="501"/>
        <w:bookmarkEnd w:id="502"/>
        <w:bookmarkEnd w:id="503"/>
        <w:bookmarkEnd w:id="504"/>
        <w:bookmarkEnd w:id="505"/>
        <w:bookmarkEnd w:id="506"/>
        <w:bookmarkEnd w:id="507"/>
      </w:del>
    </w:p>
    <w:p w14:paraId="7DD8793D" w14:textId="77777777" w:rsidR="009B2F24" w:rsidRPr="00FD222E" w:rsidDel="00FD222E" w:rsidRDefault="009B2F24" w:rsidP="009B2F24">
      <w:pPr>
        <w:pStyle w:val="Heading3"/>
        <w:rPr>
          <w:del w:id="508" w:author="Joey Tatú" w:date="2019-11-27T14:43:00Z"/>
        </w:rPr>
      </w:pPr>
      <w:del w:id="509" w:author="Joey Tatú" w:date="2019-11-27T14:43:00Z">
        <w:r w:rsidRPr="00FD222E" w:rsidDel="00FD222E">
          <w:delText xml:space="preserve">The User is taken to a Facebook Login Page </w:delText>
        </w:r>
        <w:bookmarkStart w:id="510" w:name="_Toc25763233"/>
        <w:bookmarkStart w:id="511" w:name="_Toc25767625"/>
        <w:bookmarkStart w:id="512" w:name="_Toc26441565"/>
        <w:bookmarkStart w:id="513" w:name="_Toc26441740"/>
        <w:bookmarkStart w:id="514" w:name="_Toc26442611"/>
        <w:bookmarkStart w:id="515" w:name="_Toc26443793"/>
        <w:bookmarkStart w:id="516" w:name="_Toc26872143"/>
        <w:bookmarkStart w:id="517" w:name="_Toc26877855"/>
        <w:bookmarkStart w:id="518" w:name="_Toc30415563"/>
        <w:bookmarkEnd w:id="510"/>
        <w:bookmarkEnd w:id="511"/>
        <w:bookmarkEnd w:id="512"/>
        <w:bookmarkEnd w:id="513"/>
        <w:bookmarkEnd w:id="514"/>
        <w:bookmarkEnd w:id="515"/>
        <w:bookmarkEnd w:id="516"/>
        <w:bookmarkEnd w:id="517"/>
        <w:bookmarkEnd w:id="518"/>
      </w:del>
    </w:p>
    <w:p w14:paraId="74B01EC1" w14:textId="77777777" w:rsidR="009B2F24" w:rsidRPr="00FD222E" w:rsidDel="00FD222E" w:rsidRDefault="009B2F24" w:rsidP="009B2F24">
      <w:pPr>
        <w:pStyle w:val="Heading3"/>
        <w:rPr>
          <w:del w:id="519" w:author="Joey Tatú" w:date="2019-11-27T14:43:00Z"/>
        </w:rPr>
      </w:pPr>
      <w:del w:id="520" w:author="Joey Tatú" w:date="2019-11-27T14:43:00Z">
        <w:r w:rsidRPr="00FD222E" w:rsidDel="00FD222E">
          <w:delText>The System waits (for a response from Facebook API)</w:delText>
        </w:r>
        <w:bookmarkStart w:id="521" w:name="_Toc25763234"/>
        <w:bookmarkStart w:id="522" w:name="_Toc25767626"/>
        <w:bookmarkStart w:id="523" w:name="_Toc26441566"/>
        <w:bookmarkStart w:id="524" w:name="_Toc26441741"/>
        <w:bookmarkStart w:id="525" w:name="_Toc26442612"/>
        <w:bookmarkStart w:id="526" w:name="_Toc26443794"/>
        <w:bookmarkStart w:id="527" w:name="_Toc26872144"/>
        <w:bookmarkStart w:id="528" w:name="_Toc26877856"/>
        <w:bookmarkStart w:id="529" w:name="_Toc30415564"/>
        <w:bookmarkEnd w:id="521"/>
        <w:bookmarkEnd w:id="522"/>
        <w:bookmarkEnd w:id="523"/>
        <w:bookmarkEnd w:id="524"/>
        <w:bookmarkEnd w:id="525"/>
        <w:bookmarkEnd w:id="526"/>
        <w:bookmarkEnd w:id="527"/>
        <w:bookmarkEnd w:id="528"/>
        <w:bookmarkEnd w:id="529"/>
      </w:del>
    </w:p>
    <w:p w14:paraId="2398CD39" w14:textId="77777777" w:rsidR="009B2F24" w:rsidRPr="00FD222E" w:rsidDel="00FD222E" w:rsidRDefault="009B2F24" w:rsidP="009B2F24">
      <w:pPr>
        <w:pStyle w:val="Heading3"/>
        <w:rPr>
          <w:del w:id="530" w:author="Joey Tatú" w:date="2019-11-27T14:43:00Z"/>
        </w:rPr>
      </w:pPr>
      <w:del w:id="531" w:author="Joey Tatú" w:date="2019-11-27T14:43:00Z">
        <w:r w:rsidRPr="00FD222E" w:rsidDel="00FD222E">
          <w:delText>The System receives a response from Facebook</w:delText>
        </w:r>
        <w:bookmarkStart w:id="532" w:name="_Toc25763235"/>
        <w:bookmarkStart w:id="533" w:name="_Toc25767627"/>
        <w:bookmarkStart w:id="534" w:name="_Toc26441567"/>
        <w:bookmarkStart w:id="535" w:name="_Toc26441742"/>
        <w:bookmarkStart w:id="536" w:name="_Toc26442613"/>
        <w:bookmarkStart w:id="537" w:name="_Toc26443795"/>
        <w:bookmarkStart w:id="538" w:name="_Toc26872145"/>
        <w:bookmarkStart w:id="539" w:name="_Toc26877857"/>
        <w:bookmarkStart w:id="540" w:name="_Toc30415565"/>
        <w:bookmarkEnd w:id="532"/>
        <w:bookmarkEnd w:id="533"/>
        <w:bookmarkEnd w:id="534"/>
        <w:bookmarkEnd w:id="535"/>
        <w:bookmarkEnd w:id="536"/>
        <w:bookmarkEnd w:id="537"/>
        <w:bookmarkEnd w:id="538"/>
        <w:bookmarkEnd w:id="539"/>
        <w:bookmarkEnd w:id="540"/>
      </w:del>
    </w:p>
    <w:p w14:paraId="3805C7F8" w14:textId="77777777" w:rsidR="009B2F24" w:rsidRPr="00FD222E" w:rsidDel="00FD222E" w:rsidRDefault="009B2F24" w:rsidP="009B2F24">
      <w:pPr>
        <w:pStyle w:val="Heading3"/>
        <w:rPr>
          <w:del w:id="541" w:author="Joey Tatú" w:date="2019-11-27T14:43:00Z"/>
        </w:rPr>
      </w:pPr>
      <w:del w:id="542" w:author="Joey Tatú" w:date="2019-11-27T14:43:00Z">
        <w:r w:rsidRPr="00FD222E" w:rsidDel="00FD222E">
          <w:delText>The System logs the user into the System &lt;See A2&gt;</w:delText>
        </w:r>
        <w:bookmarkStart w:id="543" w:name="_Toc25763236"/>
        <w:bookmarkStart w:id="544" w:name="_Toc25767628"/>
        <w:bookmarkStart w:id="545" w:name="_Toc26441568"/>
        <w:bookmarkStart w:id="546" w:name="_Toc26441743"/>
        <w:bookmarkStart w:id="547" w:name="_Toc26442614"/>
        <w:bookmarkStart w:id="548" w:name="_Toc26443796"/>
        <w:bookmarkStart w:id="549" w:name="_Toc26872146"/>
        <w:bookmarkStart w:id="550" w:name="_Toc26877858"/>
        <w:bookmarkStart w:id="551" w:name="_Toc30415566"/>
        <w:bookmarkEnd w:id="543"/>
        <w:bookmarkEnd w:id="544"/>
        <w:bookmarkEnd w:id="545"/>
        <w:bookmarkEnd w:id="546"/>
        <w:bookmarkEnd w:id="547"/>
        <w:bookmarkEnd w:id="548"/>
        <w:bookmarkEnd w:id="549"/>
        <w:bookmarkEnd w:id="550"/>
        <w:bookmarkEnd w:id="551"/>
      </w:del>
    </w:p>
    <w:p w14:paraId="50D53AC7" w14:textId="77777777" w:rsidR="009B2F24" w:rsidRPr="00FD222E" w:rsidDel="00FD222E" w:rsidRDefault="009B2F24" w:rsidP="009B2F24">
      <w:pPr>
        <w:pStyle w:val="Heading3"/>
        <w:rPr>
          <w:del w:id="552" w:author="Joey Tatú" w:date="2019-11-27T14:43:00Z"/>
        </w:rPr>
      </w:pPr>
      <w:del w:id="553" w:author="Joey Tatú" w:date="2019-11-27T14:43:00Z">
        <w:r w:rsidRPr="00FD222E" w:rsidDel="00FD222E">
          <w:delText>&lt;Returns to number 6 in Main Flow&gt;</w:delText>
        </w:r>
        <w:bookmarkStart w:id="554" w:name="_Toc25763237"/>
        <w:bookmarkStart w:id="555" w:name="_Toc25767629"/>
        <w:bookmarkStart w:id="556" w:name="_Toc26441569"/>
        <w:bookmarkStart w:id="557" w:name="_Toc26441744"/>
        <w:bookmarkStart w:id="558" w:name="_Toc26442615"/>
        <w:bookmarkStart w:id="559" w:name="_Toc26443797"/>
        <w:bookmarkStart w:id="560" w:name="_Toc26872147"/>
        <w:bookmarkStart w:id="561" w:name="_Toc26877859"/>
        <w:bookmarkStart w:id="562" w:name="_Toc30415567"/>
        <w:bookmarkEnd w:id="554"/>
        <w:bookmarkEnd w:id="555"/>
        <w:bookmarkEnd w:id="556"/>
        <w:bookmarkEnd w:id="557"/>
        <w:bookmarkEnd w:id="558"/>
        <w:bookmarkEnd w:id="559"/>
        <w:bookmarkEnd w:id="560"/>
        <w:bookmarkEnd w:id="561"/>
        <w:bookmarkEnd w:id="562"/>
      </w:del>
    </w:p>
    <w:p w14:paraId="1F3CBB49" w14:textId="77777777" w:rsidR="009B2F24" w:rsidRPr="00FD222E" w:rsidDel="00FD222E" w:rsidRDefault="009B2F24" w:rsidP="009B2F24">
      <w:pPr>
        <w:pStyle w:val="Heading3"/>
        <w:rPr>
          <w:del w:id="563" w:author="Joey Tatú" w:date="2019-11-27T14:43:00Z"/>
        </w:rPr>
      </w:pPr>
      <w:bookmarkStart w:id="564" w:name="_Toc25763238"/>
      <w:bookmarkStart w:id="565" w:name="_Toc25767630"/>
      <w:bookmarkStart w:id="566" w:name="_Toc26441570"/>
      <w:bookmarkStart w:id="567" w:name="_Toc26441745"/>
      <w:bookmarkStart w:id="568" w:name="_Toc26442616"/>
      <w:bookmarkStart w:id="569" w:name="_Toc26443798"/>
      <w:bookmarkStart w:id="570" w:name="_Toc26872148"/>
      <w:bookmarkStart w:id="571" w:name="_Toc26877860"/>
      <w:bookmarkStart w:id="572" w:name="_Toc30415568"/>
      <w:bookmarkEnd w:id="564"/>
      <w:bookmarkEnd w:id="565"/>
      <w:bookmarkEnd w:id="566"/>
      <w:bookmarkEnd w:id="567"/>
      <w:bookmarkEnd w:id="568"/>
      <w:bookmarkEnd w:id="569"/>
      <w:bookmarkEnd w:id="570"/>
      <w:bookmarkEnd w:id="571"/>
      <w:bookmarkEnd w:id="572"/>
    </w:p>
    <w:p w14:paraId="77E9B4EF" w14:textId="77777777" w:rsidR="009B2F24" w:rsidRPr="00FD222E" w:rsidDel="00FD222E" w:rsidRDefault="009B2F24" w:rsidP="009B2F24">
      <w:pPr>
        <w:pStyle w:val="Heading3"/>
        <w:rPr>
          <w:del w:id="573" w:author="Joey Tatú" w:date="2019-11-27T14:43:00Z"/>
        </w:rPr>
      </w:pPr>
      <w:del w:id="574" w:author="Joey Tatú" w:date="2019-11-27T14:43:00Z">
        <w:r w:rsidRPr="00FD222E" w:rsidDel="00FD222E">
          <w:delText>A3: User uses Facebook to login - Failed</w:delText>
        </w:r>
        <w:bookmarkStart w:id="575" w:name="_Toc25763239"/>
        <w:bookmarkStart w:id="576" w:name="_Toc25767631"/>
        <w:bookmarkStart w:id="577" w:name="_Toc26441571"/>
        <w:bookmarkStart w:id="578" w:name="_Toc26441746"/>
        <w:bookmarkStart w:id="579" w:name="_Toc26442617"/>
        <w:bookmarkStart w:id="580" w:name="_Toc26443799"/>
        <w:bookmarkStart w:id="581" w:name="_Toc26872149"/>
        <w:bookmarkStart w:id="582" w:name="_Toc26877861"/>
        <w:bookmarkStart w:id="583" w:name="_Toc30415569"/>
        <w:bookmarkEnd w:id="575"/>
        <w:bookmarkEnd w:id="576"/>
        <w:bookmarkEnd w:id="577"/>
        <w:bookmarkEnd w:id="578"/>
        <w:bookmarkEnd w:id="579"/>
        <w:bookmarkEnd w:id="580"/>
        <w:bookmarkEnd w:id="581"/>
        <w:bookmarkEnd w:id="582"/>
        <w:bookmarkEnd w:id="583"/>
      </w:del>
    </w:p>
    <w:p w14:paraId="5BCF37B9" w14:textId="77777777" w:rsidR="009B2F24" w:rsidRPr="00FD222E" w:rsidDel="00FD222E" w:rsidRDefault="009B2F24" w:rsidP="009B2F24">
      <w:pPr>
        <w:pStyle w:val="Heading3"/>
        <w:rPr>
          <w:del w:id="584" w:author="Joey Tatú" w:date="2019-11-27T14:43:00Z"/>
        </w:rPr>
      </w:pPr>
      <w:del w:id="585" w:author="Joey Tatú" w:date="2019-11-27T14:43:00Z">
        <w:r w:rsidRPr="00FD222E" w:rsidDel="00FD222E">
          <w:delText>The System cannot log the User into the System</w:delText>
        </w:r>
        <w:bookmarkStart w:id="586" w:name="_Toc25763240"/>
        <w:bookmarkStart w:id="587" w:name="_Toc25767632"/>
        <w:bookmarkStart w:id="588" w:name="_Toc26441572"/>
        <w:bookmarkStart w:id="589" w:name="_Toc26441747"/>
        <w:bookmarkStart w:id="590" w:name="_Toc26442618"/>
        <w:bookmarkStart w:id="591" w:name="_Toc26443800"/>
        <w:bookmarkStart w:id="592" w:name="_Toc26872150"/>
        <w:bookmarkStart w:id="593" w:name="_Toc26877862"/>
        <w:bookmarkStart w:id="594" w:name="_Toc30415570"/>
        <w:bookmarkEnd w:id="586"/>
        <w:bookmarkEnd w:id="587"/>
        <w:bookmarkEnd w:id="588"/>
        <w:bookmarkEnd w:id="589"/>
        <w:bookmarkEnd w:id="590"/>
        <w:bookmarkEnd w:id="591"/>
        <w:bookmarkEnd w:id="592"/>
        <w:bookmarkEnd w:id="593"/>
        <w:bookmarkEnd w:id="594"/>
      </w:del>
    </w:p>
    <w:p w14:paraId="37999AA3" w14:textId="77777777" w:rsidR="009B2F24" w:rsidRPr="00FD222E" w:rsidDel="00FD222E" w:rsidRDefault="009B2F24" w:rsidP="009B2F24">
      <w:pPr>
        <w:pStyle w:val="Heading3"/>
        <w:rPr>
          <w:del w:id="595" w:author="Joey Tatú" w:date="2019-11-27T14:43:00Z"/>
        </w:rPr>
      </w:pPr>
      <w:del w:id="596" w:author="Joey Tatú" w:date="2019-11-27T14:43:00Z">
        <w:r w:rsidRPr="00FD222E" w:rsidDel="00FD222E">
          <w:delText>&lt;Returns to number 1 in Main Flow&gt;</w:delText>
        </w:r>
        <w:bookmarkStart w:id="597" w:name="_Toc25763241"/>
        <w:bookmarkStart w:id="598" w:name="_Toc25767633"/>
        <w:bookmarkStart w:id="599" w:name="_Toc26441573"/>
        <w:bookmarkStart w:id="600" w:name="_Toc26441748"/>
        <w:bookmarkStart w:id="601" w:name="_Toc26442619"/>
        <w:bookmarkStart w:id="602" w:name="_Toc26443801"/>
        <w:bookmarkStart w:id="603" w:name="_Toc26872151"/>
        <w:bookmarkStart w:id="604" w:name="_Toc26877863"/>
        <w:bookmarkStart w:id="605" w:name="_Toc30415571"/>
        <w:bookmarkEnd w:id="597"/>
        <w:bookmarkEnd w:id="598"/>
        <w:bookmarkEnd w:id="599"/>
        <w:bookmarkEnd w:id="600"/>
        <w:bookmarkEnd w:id="601"/>
        <w:bookmarkEnd w:id="602"/>
        <w:bookmarkEnd w:id="603"/>
        <w:bookmarkEnd w:id="604"/>
        <w:bookmarkEnd w:id="605"/>
      </w:del>
    </w:p>
    <w:p w14:paraId="1ACE1E4F" w14:textId="77777777" w:rsidR="009B2F24" w:rsidRPr="00FD222E" w:rsidDel="00FD222E" w:rsidRDefault="009B2F24" w:rsidP="009B2F24">
      <w:pPr>
        <w:pStyle w:val="Heading3"/>
        <w:rPr>
          <w:del w:id="606" w:author="Joey Tatú" w:date="2019-11-27T14:43:00Z"/>
        </w:rPr>
      </w:pPr>
      <w:bookmarkStart w:id="607" w:name="_Toc25763242"/>
      <w:bookmarkStart w:id="608" w:name="_Toc25767634"/>
      <w:bookmarkStart w:id="609" w:name="_Toc26441574"/>
      <w:bookmarkStart w:id="610" w:name="_Toc26441749"/>
      <w:bookmarkStart w:id="611" w:name="_Toc26442620"/>
      <w:bookmarkStart w:id="612" w:name="_Toc26443802"/>
      <w:bookmarkStart w:id="613" w:name="_Toc26872152"/>
      <w:bookmarkStart w:id="614" w:name="_Toc26877864"/>
      <w:bookmarkStart w:id="615" w:name="_Toc30415572"/>
      <w:bookmarkEnd w:id="607"/>
      <w:bookmarkEnd w:id="608"/>
      <w:bookmarkEnd w:id="609"/>
      <w:bookmarkEnd w:id="610"/>
      <w:bookmarkEnd w:id="611"/>
      <w:bookmarkEnd w:id="612"/>
      <w:bookmarkEnd w:id="613"/>
      <w:bookmarkEnd w:id="614"/>
      <w:bookmarkEnd w:id="615"/>
    </w:p>
    <w:p w14:paraId="706D6DED" w14:textId="77777777" w:rsidR="009B2F24" w:rsidRPr="00FD222E" w:rsidDel="00FD222E" w:rsidRDefault="009B2F24" w:rsidP="009B2F24">
      <w:pPr>
        <w:pStyle w:val="Heading3"/>
        <w:rPr>
          <w:del w:id="616" w:author="Joey Tatú" w:date="2019-11-27T14:43:00Z"/>
        </w:rPr>
      </w:pPr>
      <w:bookmarkStart w:id="617" w:name="_Toc25763243"/>
      <w:bookmarkStart w:id="618" w:name="_Toc25767635"/>
      <w:bookmarkStart w:id="619" w:name="_Toc26441575"/>
      <w:bookmarkStart w:id="620" w:name="_Toc26441750"/>
      <w:bookmarkStart w:id="621" w:name="_Toc26442621"/>
      <w:bookmarkStart w:id="622" w:name="_Toc26443803"/>
      <w:bookmarkStart w:id="623" w:name="_Toc26872153"/>
      <w:bookmarkStart w:id="624" w:name="_Toc26877865"/>
      <w:bookmarkStart w:id="625" w:name="_Toc30415573"/>
      <w:bookmarkEnd w:id="617"/>
      <w:bookmarkEnd w:id="618"/>
      <w:bookmarkEnd w:id="619"/>
      <w:bookmarkEnd w:id="620"/>
      <w:bookmarkEnd w:id="621"/>
      <w:bookmarkEnd w:id="622"/>
      <w:bookmarkEnd w:id="623"/>
      <w:bookmarkEnd w:id="624"/>
      <w:bookmarkEnd w:id="625"/>
    </w:p>
    <w:p w14:paraId="311F03E7" w14:textId="77777777" w:rsidR="009B2F24" w:rsidRPr="00FD222E" w:rsidDel="00FD222E" w:rsidRDefault="009B2F24" w:rsidP="009B2F24">
      <w:pPr>
        <w:pStyle w:val="Heading3"/>
        <w:rPr>
          <w:del w:id="626" w:author="Joey Tatú" w:date="2019-11-27T14:43:00Z"/>
        </w:rPr>
      </w:pPr>
      <w:bookmarkStart w:id="627" w:name="_Toc25763244"/>
      <w:bookmarkStart w:id="628" w:name="_Toc25767636"/>
      <w:bookmarkStart w:id="629" w:name="_Toc26441576"/>
      <w:bookmarkStart w:id="630" w:name="_Toc26441751"/>
      <w:bookmarkStart w:id="631" w:name="_Toc26442622"/>
      <w:bookmarkStart w:id="632" w:name="_Toc26443804"/>
      <w:bookmarkStart w:id="633" w:name="_Toc26872154"/>
      <w:bookmarkStart w:id="634" w:name="_Toc26877866"/>
      <w:bookmarkStart w:id="635" w:name="_Toc30415574"/>
      <w:bookmarkEnd w:id="627"/>
      <w:bookmarkEnd w:id="628"/>
      <w:bookmarkEnd w:id="629"/>
      <w:bookmarkEnd w:id="630"/>
      <w:bookmarkEnd w:id="631"/>
      <w:bookmarkEnd w:id="632"/>
      <w:bookmarkEnd w:id="633"/>
      <w:bookmarkEnd w:id="634"/>
      <w:bookmarkEnd w:id="635"/>
    </w:p>
    <w:p w14:paraId="0DE5707D" w14:textId="77777777" w:rsidR="009B2F24" w:rsidRPr="00FD222E" w:rsidDel="00FD222E" w:rsidRDefault="009B2F24" w:rsidP="009B2F24">
      <w:pPr>
        <w:pStyle w:val="Heading3"/>
        <w:rPr>
          <w:del w:id="636" w:author="Joey Tatú" w:date="2019-11-27T14:43:00Z"/>
        </w:rPr>
      </w:pPr>
      <w:del w:id="637" w:author="Joey Tatú" w:date="2019-11-27T14:43:00Z">
        <w:r w:rsidRPr="00FD222E" w:rsidDel="00FD222E">
          <w:delText>Exceptional flow</w:delText>
        </w:r>
        <w:bookmarkStart w:id="638" w:name="_Toc25763245"/>
        <w:bookmarkStart w:id="639" w:name="_Toc25767637"/>
        <w:bookmarkStart w:id="640" w:name="_Toc26441577"/>
        <w:bookmarkStart w:id="641" w:name="_Toc26441752"/>
        <w:bookmarkStart w:id="642" w:name="_Toc26442623"/>
        <w:bookmarkStart w:id="643" w:name="_Toc26443805"/>
        <w:bookmarkStart w:id="644" w:name="_Toc26872155"/>
        <w:bookmarkStart w:id="645" w:name="_Toc26877867"/>
        <w:bookmarkStart w:id="646" w:name="_Toc30415575"/>
        <w:bookmarkEnd w:id="638"/>
        <w:bookmarkEnd w:id="639"/>
        <w:bookmarkEnd w:id="640"/>
        <w:bookmarkEnd w:id="641"/>
        <w:bookmarkEnd w:id="642"/>
        <w:bookmarkEnd w:id="643"/>
        <w:bookmarkEnd w:id="644"/>
        <w:bookmarkEnd w:id="645"/>
        <w:bookmarkEnd w:id="646"/>
      </w:del>
    </w:p>
    <w:p w14:paraId="36192E66" w14:textId="77777777" w:rsidR="009B2F24" w:rsidRPr="00FD222E" w:rsidDel="00FD222E" w:rsidRDefault="009B2F24" w:rsidP="009B2F24">
      <w:pPr>
        <w:pStyle w:val="Heading3"/>
        <w:rPr>
          <w:del w:id="647" w:author="Joey Tatú" w:date="2019-11-27T14:43:00Z"/>
        </w:rPr>
      </w:pPr>
      <w:del w:id="648" w:author="Joey Tatú" w:date="2019-11-27T14:43:00Z">
        <w:r w:rsidRPr="00FD222E" w:rsidDel="00FD222E">
          <w:delText xml:space="preserve">E1: System cannot connect to </w:delText>
        </w:r>
      </w:del>
      <w:del w:id="649" w:author="Joey Tatú" w:date="2019-11-27T14:21:00Z">
        <w:r w:rsidRPr="00FD222E" w:rsidDel="0060759B">
          <w:delText>MySQL</w:delText>
        </w:r>
      </w:del>
      <w:bookmarkStart w:id="650" w:name="_Toc25763246"/>
      <w:bookmarkStart w:id="651" w:name="_Toc25767638"/>
      <w:bookmarkStart w:id="652" w:name="_Toc26441578"/>
      <w:bookmarkStart w:id="653" w:name="_Toc26441753"/>
      <w:bookmarkStart w:id="654" w:name="_Toc26442624"/>
      <w:bookmarkStart w:id="655" w:name="_Toc26443806"/>
      <w:bookmarkStart w:id="656" w:name="_Toc26872156"/>
      <w:bookmarkStart w:id="657" w:name="_Toc26877868"/>
      <w:bookmarkStart w:id="658" w:name="_Toc30415576"/>
      <w:bookmarkEnd w:id="650"/>
      <w:bookmarkEnd w:id="651"/>
      <w:bookmarkEnd w:id="652"/>
      <w:bookmarkEnd w:id="653"/>
      <w:bookmarkEnd w:id="654"/>
      <w:bookmarkEnd w:id="655"/>
      <w:bookmarkEnd w:id="656"/>
      <w:bookmarkEnd w:id="657"/>
      <w:bookmarkEnd w:id="658"/>
    </w:p>
    <w:p w14:paraId="7F15C15D" w14:textId="77777777" w:rsidR="009B2F24" w:rsidRPr="00FD222E" w:rsidDel="00FD222E" w:rsidRDefault="009B2F24" w:rsidP="009B2F24">
      <w:pPr>
        <w:pStyle w:val="Heading3"/>
        <w:rPr>
          <w:del w:id="659" w:author="Joey Tatú" w:date="2019-11-27T14:43:00Z"/>
        </w:rPr>
      </w:pPr>
      <w:del w:id="660" w:author="Joey Tatú" w:date="2019-11-27T14:43:00Z">
        <w:r w:rsidRPr="00FD222E" w:rsidDel="00FD222E">
          <w:delText xml:space="preserve">The System cannot connect </w:delText>
        </w:r>
      </w:del>
      <w:del w:id="661" w:author="Joey Tatú" w:date="2019-11-27T14:21:00Z">
        <w:r w:rsidRPr="00FD222E" w:rsidDel="0060759B">
          <w:delText>MySQL</w:delText>
        </w:r>
      </w:del>
      <w:del w:id="662" w:author="Joey Tatú" w:date="2019-11-27T14:43:00Z">
        <w:r w:rsidRPr="00FD222E" w:rsidDel="00FD222E">
          <w:delText xml:space="preserve"> Database</w:delText>
        </w:r>
        <w:bookmarkStart w:id="663" w:name="_Toc25763247"/>
        <w:bookmarkStart w:id="664" w:name="_Toc25767639"/>
        <w:bookmarkStart w:id="665" w:name="_Toc26441579"/>
        <w:bookmarkStart w:id="666" w:name="_Toc26441754"/>
        <w:bookmarkStart w:id="667" w:name="_Toc26442625"/>
        <w:bookmarkStart w:id="668" w:name="_Toc26443807"/>
        <w:bookmarkStart w:id="669" w:name="_Toc26872157"/>
        <w:bookmarkStart w:id="670" w:name="_Toc26877869"/>
        <w:bookmarkStart w:id="671" w:name="_Toc30415577"/>
        <w:bookmarkEnd w:id="663"/>
        <w:bookmarkEnd w:id="664"/>
        <w:bookmarkEnd w:id="665"/>
        <w:bookmarkEnd w:id="666"/>
        <w:bookmarkEnd w:id="667"/>
        <w:bookmarkEnd w:id="668"/>
        <w:bookmarkEnd w:id="669"/>
        <w:bookmarkEnd w:id="670"/>
        <w:bookmarkEnd w:id="671"/>
      </w:del>
    </w:p>
    <w:p w14:paraId="00A8037A" w14:textId="77777777" w:rsidR="009B2F24" w:rsidRPr="00FD222E" w:rsidDel="00FD222E" w:rsidRDefault="009B2F24" w:rsidP="009B2F24">
      <w:pPr>
        <w:pStyle w:val="Heading3"/>
        <w:rPr>
          <w:del w:id="672" w:author="Joey Tatú" w:date="2019-11-27T14:43:00Z"/>
        </w:rPr>
      </w:pPr>
      <w:del w:id="673" w:author="Joey Tatú" w:date="2019-11-27T14:43:00Z">
        <w:r w:rsidRPr="00FD222E" w:rsidDel="00FD222E">
          <w:delText>The System displays a message to the user sating that technical difficulties are occurring.</w:delText>
        </w:r>
        <w:bookmarkStart w:id="674" w:name="_Toc25763248"/>
        <w:bookmarkStart w:id="675" w:name="_Toc25767640"/>
        <w:bookmarkStart w:id="676" w:name="_Toc26441580"/>
        <w:bookmarkStart w:id="677" w:name="_Toc26441755"/>
        <w:bookmarkStart w:id="678" w:name="_Toc26442626"/>
        <w:bookmarkStart w:id="679" w:name="_Toc26443808"/>
        <w:bookmarkStart w:id="680" w:name="_Toc26872158"/>
        <w:bookmarkStart w:id="681" w:name="_Toc26877870"/>
        <w:bookmarkStart w:id="682" w:name="_Toc30415578"/>
        <w:bookmarkEnd w:id="674"/>
        <w:bookmarkEnd w:id="675"/>
        <w:bookmarkEnd w:id="676"/>
        <w:bookmarkEnd w:id="677"/>
        <w:bookmarkEnd w:id="678"/>
        <w:bookmarkEnd w:id="679"/>
        <w:bookmarkEnd w:id="680"/>
        <w:bookmarkEnd w:id="681"/>
        <w:bookmarkEnd w:id="682"/>
      </w:del>
    </w:p>
    <w:p w14:paraId="489A0802" w14:textId="77777777" w:rsidR="009B2F24" w:rsidRPr="00FD222E" w:rsidDel="00FD222E" w:rsidRDefault="009B2F24" w:rsidP="009B2F24">
      <w:pPr>
        <w:pStyle w:val="Heading3"/>
        <w:rPr>
          <w:del w:id="683" w:author="Joey Tatú" w:date="2019-11-27T14:43:00Z"/>
        </w:rPr>
      </w:pPr>
      <w:del w:id="684" w:author="Joey Tatú" w:date="2019-11-27T14:43:00Z">
        <w:r w:rsidRPr="00FD222E" w:rsidDel="00FD222E">
          <w:delText>The System stores what happened into an error log.</w:delText>
        </w:r>
        <w:bookmarkStart w:id="685" w:name="_Toc25763249"/>
        <w:bookmarkStart w:id="686" w:name="_Toc25767641"/>
        <w:bookmarkStart w:id="687" w:name="_Toc26441581"/>
        <w:bookmarkStart w:id="688" w:name="_Toc26441756"/>
        <w:bookmarkStart w:id="689" w:name="_Toc26442627"/>
        <w:bookmarkStart w:id="690" w:name="_Toc26443809"/>
        <w:bookmarkStart w:id="691" w:name="_Toc26872159"/>
        <w:bookmarkStart w:id="692" w:name="_Toc26877871"/>
        <w:bookmarkStart w:id="693" w:name="_Toc30415579"/>
        <w:bookmarkEnd w:id="685"/>
        <w:bookmarkEnd w:id="686"/>
        <w:bookmarkEnd w:id="687"/>
        <w:bookmarkEnd w:id="688"/>
        <w:bookmarkEnd w:id="689"/>
        <w:bookmarkEnd w:id="690"/>
        <w:bookmarkEnd w:id="691"/>
        <w:bookmarkEnd w:id="692"/>
        <w:bookmarkEnd w:id="693"/>
      </w:del>
    </w:p>
    <w:p w14:paraId="58320067" w14:textId="77777777" w:rsidR="009B2F24" w:rsidRPr="00FD222E" w:rsidDel="00FD222E" w:rsidRDefault="009B2F24" w:rsidP="009B2F24">
      <w:pPr>
        <w:pStyle w:val="Heading3"/>
        <w:rPr>
          <w:del w:id="694" w:author="Joey Tatú" w:date="2019-11-27T14:43:00Z"/>
        </w:rPr>
      </w:pPr>
      <w:del w:id="695" w:author="Joey Tatú" w:date="2019-11-27T14:43:00Z">
        <w:r w:rsidRPr="00FD222E" w:rsidDel="00FD222E">
          <w:delText>&lt;Returns to number 1 in Main Flow&gt;</w:delText>
        </w:r>
        <w:bookmarkStart w:id="696" w:name="_Toc25763250"/>
        <w:bookmarkStart w:id="697" w:name="_Toc25767642"/>
        <w:bookmarkStart w:id="698" w:name="_Toc26441582"/>
        <w:bookmarkStart w:id="699" w:name="_Toc26441757"/>
        <w:bookmarkStart w:id="700" w:name="_Toc26442628"/>
        <w:bookmarkStart w:id="701" w:name="_Toc26443810"/>
        <w:bookmarkStart w:id="702" w:name="_Toc26872160"/>
        <w:bookmarkStart w:id="703" w:name="_Toc26877872"/>
        <w:bookmarkStart w:id="704" w:name="_Toc30415580"/>
        <w:bookmarkEnd w:id="696"/>
        <w:bookmarkEnd w:id="697"/>
        <w:bookmarkEnd w:id="698"/>
        <w:bookmarkEnd w:id="699"/>
        <w:bookmarkEnd w:id="700"/>
        <w:bookmarkEnd w:id="701"/>
        <w:bookmarkEnd w:id="702"/>
        <w:bookmarkEnd w:id="703"/>
        <w:bookmarkEnd w:id="704"/>
      </w:del>
    </w:p>
    <w:p w14:paraId="11466642" w14:textId="77777777" w:rsidR="009B2F24" w:rsidRPr="00FD222E" w:rsidDel="00FD222E" w:rsidRDefault="009B2F24" w:rsidP="009B2F24">
      <w:pPr>
        <w:pStyle w:val="Heading3"/>
        <w:rPr>
          <w:del w:id="705" w:author="Joey Tatú" w:date="2019-11-27T14:43:00Z"/>
        </w:rPr>
      </w:pPr>
      <w:bookmarkStart w:id="706" w:name="_Toc25763251"/>
      <w:bookmarkStart w:id="707" w:name="_Toc25767643"/>
      <w:bookmarkStart w:id="708" w:name="_Toc26441583"/>
      <w:bookmarkStart w:id="709" w:name="_Toc26441758"/>
      <w:bookmarkStart w:id="710" w:name="_Toc26442629"/>
      <w:bookmarkStart w:id="711" w:name="_Toc26443811"/>
      <w:bookmarkStart w:id="712" w:name="_Toc26872161"/>
      <w:bookmarkStart w:id="713" w:name="_Toc26877873"/>
      <w:bookmarkStart w:id="714" w:name="_Toc30415581"/>
      <w:bookmarkEnd w:id="706"/>
      <w:bookmarkEnd w:id="707"/>
      <w:bookmarkEnd w:id="708"/>
      <w:bookmarkEnd w:id="709"/>
      <w:bookmarkEnd w:id="710"/>
      <w:bookmarkEnd w:id="711"/>
      <w:bookmarkEnd w:id="712"/>
      <w:bookmarkEnd w:id="713"/>
      <w:bookmarkEnd w:id="714"/>
    </w:p>
    <w:p w14:paraId="54CDA899" w14:textId="77777777" w:rsidR="009B2F24" w:rsidRPr="00FD222E" w:rsidDel="00FD222E" w:rsidRDefault="009B2F24" w:rsidP="009B2F24">
      <w:pPr>
        <w:pStyle w:val="Heading3"/>
        <w:rPr>
          <w:del w:id="715" w:author="Joey Tatú" w:date="2019-11-27T14:43:00Z"/>
        </w:rPr>
      </w:pPr>
      <w:del w:id="716" w:author="Joey Tatú" w:date="2019-11-27T14:43:00Z">
        <w:r w:rsidRPr="00FD222E" w:rsidDel="00FD222E">
          <w:delText>E2: Password not valid - Login</w:delText>
        </w:r>
        <w:bookmarkStart w:id="717" w:name="_Toc25763252"/>
        <w:bookmarkStart w:id="718" w:name="_Toc25767644"/>
        <w:bookmarkStart w:id="719" w:name="_Toc26441584"/>
        <w:bookmarkStart w:id="720" w:name="_Toc26441759"/>
        <w:bookmarkStart w:id="721" w:name="_Toc26442630"/>
        <w:bookmarkStart w:id="722" w:name="_Toc26443812"/>
        <w:bookmarkStart w:id="723" w:name="_Toc26872162"/>
        <w:bookmarkStart w:id="724" w:name="_Toc26877874"/>
        <w:bookmarkStart w:id="725" w:name="_Toc30415582"/>
        <w:bookmarkEnd w:id="717"/>
        <w:bookmarkEnd w:id="718"/>
        <w:bookmarkEnd w:id="719"/>
        <w:bookmarkEnd w:id="720"/>
        <w:bookmarkEnd w:id="721"/>
        <w:bookmarkEnd w:id="722"/>
        <w:bookmarkEnd w:id="723"/>
        <w:bookmarkEnd w:id="724"/>
        <w:bookmarkEnd w:id="725"/>
      </w:del>
    </w:p>
    <w:p w14:paraId="70C9DF61" w14:textId="77777777" w:rsidR="009B2F24" w:rsidRPr="00FD222E" w:rsidDel="00FD222E" w:rsidRDefault="009B2F24" w:rsidP="009B2F24">
      <w:pPr>
        <w:pStyle w:val="Heading3"/>
        <w:rPr>
          <w:del w:id="726" w:author="Joey Tatú" w:date="2019-11-27T14:43:00Z"/>
        </w:rPr>
      </w:pPr>
      <w:del w:id="727" w:author="Joey Tatú" w:date="2019-11-27T14:43:00Z">
        <w:r w:rsidRPr="00FD222E" w:rsidDel="00FD222E">
          <w:delText>The System displays a prompt indicating the User’s email and/or password is not valid</w:delText>
        </w:r>
        <w:bookmarkStart w:id="728" w:name="_Toc25763253"/>
        <w:bookmarkStart w:id="729" w:name="_Toc25767645"/>
        <w:bookmarkStart w:id="730" w:name="_Toc26441585"/>
        <w:bookmarkStart w:id="731" w:name="_Toc26441760"/>
        <w:bookmarkStart w:id="732" w:name="_Toc26442631"/>
        <w:bookmarkStart w:id="733" w:name="_Toc26443813"/>
        <w:bookmarkStart w:id="734" w:name="_Toc26872163"/>
        <w:bookmarkStart w:id="735" w:name="_Toc26877875"/>
        <w:bookmarkStart w:id="736" w:name="_Toc30415583"/>
        <w:bookmarkEnd w:id="728"/>
        <w:bookmarkEnd w:id="729"/>
        <w:bookmarkEnd w:id="730"/>
        <w:bookmarkEnd w:id="731"/>
        <w:bookmarkEnd w:id="732"/>
        <w:bookmarkEnd w:id="733"/>
        <w:bookmarkEnd w:id="734"/>
        <w:bookmarkEnd w:id="735"/>
        <w:bookmarkEnd w:id="736"/>
      </w:del>
    </w:p>
    <w:p w14:paraId="0B8B785D" w14:textId="77777777" w:rsidR="009B2F24" w:rsidRPr="00FD222E" w:rsidDel="00FD222E" w:rsidRDefault="009B2F24" w:rsidP="009B2F24">
      <w:pPr>
        <w:pStyle w:val="Heading3"/>
        <w:rPr>
          <w:del w:id="737" w:author="Joey Tatú" w:date="2019-11-27T14:43:00Z"/>
        </w:rPr>
      </w:pPr>
      <w:del w:id="738" w:author="Joey Tatú" w:date="2019-11-27T14:43:00Z">
        <w:r w:rsidRPr="00FD222E" w:rsidDel="00FD222E">
          <w:delText>&lt;Returns to number 1 in Main Flow&gt;</w:delText>
        </w:r>
        <w:bookmarkStart w:id="739" w:name="_Toc25763254"/>
        <w:bookmarkStart w:id="740" w:name="_Toc25767646"/>
        <w:bookmarkStart w:id="741" w:name="_Toc26441586"/>
        <w:bookmarkStart w:id="742" w:name="_Toc26441761"/>
        <w:bookmarkStart w:id="743" w:name="_Toc26442632"/>
        <w:bookmarkStart w:id="744" w:name="_Toc26443814"/>
        <w:bookmarkStart w:id="745" w:name="_Toc26872164"/>
        <w:bookmarkStart w:id="746" w:name="_Toc26877876"/>
        <w:bookmarkStart w:id="747" w:name="_Toc30415584"/>
        <w:bookmarkEnd w:id="739"/>
        <w:bookmarkEnd w:id="740"/>
        <w:bookmarkEnd w:id="741"/>
        <w:bookmarkEnd w:id="742"/>
        <w:bookmarkEnd w:id="743"/>
        <w:bookmarkEnd w:id="744"/>
        <w:bookmarkEnd w:id="745"/>
        <w:bookmarkEnd w:id="746"/>
        <w:bookmarkEnd w:id="747"/>
      </w:del>
    </w:p>
    <w:p w14:paraId="00953F76" w14:textId="77777777" w:rsidR="009B2F24" w:rsidRPr="00FD222E" w:rsidDel="00FD222E" w:rsidRDefault="009B2F24" w:rsidP="009B2F24">
      <w:pPr>
        <w:pStyle w:val="Heading3"/>
        <w:rPr>
          <w:del w:id="748" w:author="Joey Tatú" w:date="2019-11-27T14:43:00Z"/>
        </w:rPr>
      </w:pPr>
      <w:bookmarkStart w:id="749" w:name="_Toc25763255"/>
      <w:bookmarkStart w:id="750" w:name="_Toc25767647"/>
      <w:bookmarkStart w:id="751" w:name="_Toc26441587"/>
      <w:bookmarkStart w:id="752" w:name="_Toc26441762"/>
      <w:bookmarkStart w:id="753" w:name="_Toc26442633"/>
      <w:bookmarkStart w:id="754" w:name="_Toc26443815"/>
      <w:bookmarkStart w:id="755" w:name="_Toc26872165"/>
      <w:bookmarkStart w:id="756" w:name="_Toc26877877"/>
      <w:bookmarkStart w:id="757" w:name="_Toc30415585"/>
      <w:bookmarkEnd w:id="749"/>
      <w:bookmarkEnd w:id="750"/>
      <w:bookmarkEnd w:id="751"/>
      <w:bookmarkEnd w:id="752"/>
      <w:bookmarkEnd w:id="753"/>
      <w:bookmarkEnd w:id="754"/>
      <w:bookmarkEnd w:id="755"/>
      <w:bookmarkEnd w:id="756"/>
      <w:bookmarkEnd w:id="757"/>
    </w:p>
    <w:p w14:paraId="78B043C4" w14:textId="77777777" w:rsidR="009B2F24" w:rsidRPr="00FD222E" w:rsidDel="00FD222E" w:rsidRDefault="009B2F24" w:rsidP="009B2F24">
      <w:pPr>
        <w:pStyle w:val="Heading3"/>
        <w:rPr>
          <w:del w:id="758" w:author="Joey Tatú" w:date="2019-11-27T14:43:00Z"/>
        </w:rPr>
      </w:pPr>
      <w:del w:id="759" w:author="Joey Tatú" w:date="2019-11-27T14:43:00Z">
        <w:r w:rsidRPr="00FD222E" w:rsidDel="00FD222E">
          <w:delText>Termination</w:delText>
        </w:r>
        <w:bookmarkStart w:id="760" w:name="_Toc25763256"/>
        <w:bookmarkStart w:id="761" w:name="_Toc25767648"/>
        <w:bookmarkStart w:id="762" w:name="_Toc26441588"/>
        <w:bookmarkStart w:id="763" w:name="_Toc26441763"/>
        <w:bookmarkStart w:id="764" w:name="_Toc26442634"/>
        <w:bookmarkStart w:id="765" w:name="_Toc26443816"/>
        <w:bookmarkStart w:id="766" w:name="_Toc26872166"/>
        <w:bookmarkStart w:id="767" w:name="_Toc26877878"/>
        <w:bookmarkStart w:id="768" w:name="_Toc30415586"/>
        <w:bookmarkEnd w:id="760"/>
        <w:bookmarkEnd w:id="761"/>
        <w:bookmarkEnd w:id="762"/>
        <w:bookmarkEnd w:id="763"/>
        <w:bookmarkEnd w:id="764"/>
        <w:bookmarkEnd w:id="765"/>
        <w:bookmarkEnd w:id="766"/>
        <w:bookmarkEnd w:id="767"/>
        <w:bookmarkEnd w:id="768"/>
      </w:del>
    </w:p>
    <w:p w14:paraId="1D24B55C" w14:textId="77777777" w:rsidR="009B2F24" w:rsidRPr="00FD222E" w:rsidDel="00FD222E" w:rsidRDefault="009B2F24" w:rsidP="009B2F24">
      <w:pPr>
        <w:pStyle w:val="Heading3"/>
        <w:rPr>
          <w:del w:id="769" w:author="Joey Tatú" w:date="2019-11-27T14:43:00Z"/>
        </w:rPr>
      </w:pPr>
      <w:del w:id="770" w:author="Joey Tatú" w:date="2019-11-27T14:43:00Z">
        <w:r w:rsidRPr="00FD222E" w:rsidDel="00FD222E">
          <w:delText xml:space="preserve">When the User has successfully created or edited their profile, this use case terminates. </w:delText>
        </w:r>
        <w:bookmarkStart w:id="771" w:name="_Toc25763257"/>
        <w:bookmarkStart w:id="772" w:name="_Toc25767649"/>
        <w:bookmarkStart w:id="773" w:name="_Toc26441589"/>
        <w:bookmarkStart w:id="774" w:name="_Toc26441764"/>
        <w:bookmarkStart w:id="775" w:name="_Toc26442635"/>
        <w:bookmarkStart w:id="776" w:name="_Toc26443817"/>
        <w:bookmarkStart w:id="777" w:name="_Toc26872167"/>
        <w:bookmarkStart w:id="778" w:name="_Toc26877879"/>
        <w:bookmarkStart w:id="779" w:name="_Toc30415587"/>
        <w:bookmarkEnd w:id="771"/>
        <w:bookmarkEnd w:id="772"/>
        <w:bookmarkEnd w:id="773"/>
        <w:bookmarkEnd w:id="774"/>
        <w:bookmarkEnd w:id="775"/>
        <w:bookmarkEnd w:id="776"/>
        <w:bookmarkEnd w:id="777"/>
        <w:bookmarkEnd w:id="778"/>
        <w:bookmarkEnd w:id="779"/>
      </w:del>
    </w:p>
    <w:p w14:paraId="244E52E1" w14:textId="77777777" w:rsidR="009B2F24" w:rsidRPr="00FD222E" w:rsidDel="00FD222E" w:rsidRDefault="009B2F24" w:rsidP="009B2F24">
      <w:pPr>
        <w:pStyle w:val="Heading3"/>
        <w:rPr>
          <w:del w:id="780" w:author="Joey Tatú" w:date="2019-11-27T14:43:00Z"/>
        </w:rPr>
      </w:pPr>
      <w:bookmarkStart w:id="781" w:name="_Toc25763258"/>
      <w:bookmarkStart w:id="782" w:name="_Toc25767650"/>
      <w:bookmarkStart w:id="783" w:name="_Toc26441590"/>
      <w:bookmarkStart w:id="784" w:name="_Toc26441765"/>
      <w:bookmarkStart w:id="785" w:name="_Toc26442636"/>
      <w:bookmarkStart w:id="786" w:name="_Toc26443818"/>
      <w:bookmarkStart w:id="787" w:name="_Toc26872168"/>
      <w:bookmarkStart w:id="788" w:name="_Toc26877880"/>
      <w:bookmarkStart w:id="789" w:name="_Toc30415588"/>
      <w:bookmarkEnd w:id="781"/>
      <w:bookmarkEnd w:id="782"/>
      <w:bookmarkEnd w:id="783"/>
      <w:bookmarkEnd w:id="784"/>
      <w:bookmarkEnd w:id="785"/>
      <w:bookmarkEnd w:id="786"/>
      <w:bookmarkEnd w:id="787"/>
      <w:bookmarkEnd w:id="788"/>
      <w:bookmarkEnd w:id="789"/>
    </w:p>
    <w:p w14:paraId="6BCE4E03" w14:textId="77777777" w:rsidR="009B2F24" w:rsidRPr="00FD222E" w:rsidDel="00FD222E" w:rsidRDefault="009B2F24" w:rsidP="009B2F24">
      <w:pPr>
        <w:pStyle w:val="Heading3"/>
        <w:rPr>
          <w:del w:id="790" w:author="Joey Tatú" w:date="2019-11-27T14:43:00Z"/>
        </w:rPr>
      </w:pPr>
      <w:del w:id="791" w:author="Joey Tatú" w:date="2019-11-27T14:43:00Z">
        <w:r w:rsidRPr="00FD222E" w:rsidDel="00FD222E">
          <w:delText>Post condition</w:delText>
        </w:r>
        <w:bookmarkStart w:id="792" w:name="_Toc25763259"/>
        <w:bookmarkStart w:id="793" w:name="_Toc25767651"/>
        <w:bookmarkStart w:id="794" w:name="_Toc26441591"/>
        <w:bookmarkStart w:id="795" w:name="_Toc26441766"/>
        <w:bookmarkStart w:id="796" w:name="_Toc26442637"/>
        <w:bookmarkStart w:id="797" w:name="_Toc26443819"/>
        <w:bookmarkStart w:id="798" w:name="_Toc26872169"/>
        <w:bookmarkStart w:id="799" w:name="_Toc26877881"/>
        <w:bookmarkStart w:id="800" w:name="_Toc30415589"/>
        <w:bookmarkEnd w:id="792"/>
        <w:bookmarkEnd w:id="793"/>
        <w:bookmarkEnd w:id="794"/>
        <w:bookmarkEnd w:id="795"/>
        <w:bookmarkEnd w:id="796"/>
        <w:bookmarkEnd w:id="797"/>
        <w:bookmarkEnd w:id="798"/>
        <w:bookmarkEnd w:id="799"/>
        <w:bookmarkEnd w:id="800"/>
      </w:del>
    </w:p>
    <w:p w14:paraId="6493C5D8" w14:textId="77777777" w:rsidR="009B2F24" w:rsidRPr="00FD222E" w:rsidDel="00FD222E" w:rsidRDefault="009B2F24" w:rsidP="009B2F24">
      <w:pPr>
        <w:pStyle w:val="Heading3"/>
        <w:rPr>
          <w:del w:id="801" w:author="Joey Tatú" w:date="2019-11-27T14:43:00Z"/>
        </w:rPr>
      </w:pPr>
      <w:del w:id="802" w:author="Joey Tatú" w:date="2019-11-27T14:43:00Z">
        <w:r w:rsidRPr="00FD222E" w:rsidDel="00FD222E">
          <w:delText>The System goes into a wait state</w:delText>
        </w:r>
        <w:r w:rsidRPr="00FD222E" w:rsidDel="00FD222E">
          <w:tab/>
        </w:r>
        <w:bookmarkStart w:id="803" w:name="_Toc25763260"/>
        <w:bookmarkStart w:id="804" w:name="_Toc25767652"/>
        <w:bookmarkStart w:id="805" w:name="_Toc26441592"/>
        <w:bookmarkStart w:id="806" w:name="_Toc26441767"/>
        <w:bookmarkStart w:id="807" w:name="_Toc26442638"/>
        <w:bookmarkStart w:id="808" w:name="_Toc26443820"/>
        <w:bookmarkStart w:id="809" w:name="_Toc26872170"/>
        <w:bookmarkStart w:id="810" w:name="_Toc26877882"/>
        <w:bookmarkStart w:id="811" w:name="_Toc30415590"/>
        <w:bookmarkEnd w:id="803"/>
        <w:bookmarkEnd w:id="804"/>
        <w:bookmarkEnd w:id="805"/>
        <w:bookmarkEnd w:id="806"/>
        <w:bookmarkEnd w:id="807"/>
        <w:bookmarkEnd w:id="808"/>
        <w:bookmarkEnd w:id="809"/>
        <w:bookmarkEnd w:id="810"/>
        <w:bookmarkEnd w:id="811"/>
      </w:del>
    </w:p>
    <w:p w14:paraId="1419D9F2" w14:textId="77777777" w:rsidR="009B2F24" w:rsidRPr="00FD222E" w:rsidDel="00FD222E" w:rsidRDefault="009B2F24" w:rsidP="009B2F24">
      <w:pPr>
        <w:pStyle w:val="Heading3"/>
        <w:rPr>
          <w:del w:id="812" w:author="Joey Tatú" w:date="2019-11-27T14:43:00Z"/>
        </w:rPr>
      </w:pPr>
      <w:del w:id="813" w:author="Joey Tatú" w:date="2019-11-27T14:43:00Z">
        <w:r w:rsidRPr="00FD222E" w:rsidDel="00FD222E">
          <w:delText>Requirement 2: Create Artist page</w:delText>
        </w:r>
        <w:bookmarkStart w:id="814" w:name="_Toc25763261"/>
        <w:bookmarkStart w:id="815" w:name="_Toc25767653"/>
        <w:bookmarkStart w:id="816" w:name="_Toc26441593"/>
        <w:bookmarkStart w:id="817" w:name="_Toc26441768"/>
        <w:bookmarkStart w:id="818" w:name="_Toc26442639"/>
        <w:bookmarkStart w:id="819" w:name="_Toc26443821"/>
        <w:bookmarkStart w:id="820" w:name="_Toc26872171"/>
        <w:bookmarkStart w:id="821" w:name="_Toc26877883"/>
        <w:bookmarkStart w:id="822" w:name="_Toc30415591"/>
        <w:bookmarkEnd w:id="814"/>
        <w:bookmarkEnd w:id="815"/>
        <w:bookmarkEnd w:id="816"/>
        <w:bookmarkEnd w:id="817"/>
        <w:bookmarkEnd w:id="818"/>
        <w:bookmarkEnd w:id="819"/>
        <w:bookmarkEnd w:id="820"/>
        <w:bookmarkEnd w:id="821"/>
        <w:bookmarkEnd w:id="822"/>
      </w:del>
    </w:p>
    <w:p w14:paraId="3ECAD0A9" w14:textId="77777777" w:rsidR="009B2F24" w:rsidRPr="00FD222E" w:rsidDel="00FD222E" w:rsidRDefault="009B2F24" w:rsidP="009B2F24">
      <w:pPr>
        <w:pStyle w:val="Heading3"/>
        <w:rPr>
          <w:del w:id="823" w:author="Joey Tatú" w:date="2019-11-27T14:43:00Z"/>
        </w:rPr>
      </w:pPr>
      <w:del w:id="824" w:author="Joey Tatú" w:date="2019-11-27T14:43:00Z">
        <w:r w:rsidRPr="00FD222E" w:rsidDel="00FD222E">
          <w:delText>Description &amp; Priority</w:delText>
        </w:r>
        <w:bookmarkStart w:id="825" w:name="_Toc25763262"/>
        <w:bookmarkStart w:id="826" w:name="_Toc25767654"/>
        <w:bookmarkStart w:id="827" w:name="_Toc26441594"/>
        <w:bookmarkStart w:id="828" w:name="_Toc26441769"/>
        <w:bookmarkStart w:id="829" w:name="_Toc26442640"/>
        <w:bookmarkStart w:id="830" w:name="_Toc26443822"/>
        <w:bookmarkStart w:id="831" w:name="_Toc26872172"/>
        <w:bookmarkStart w:id="832" w:name="_Toc26877884"/>
        <w:bookmarkStart w:id="833" w:name="_Toc30415592"/>
        <w:bookmarkEnd w:id="825"/>
        <w:bookmarkEnd w:id="826"/>
        <w:bookmarkEnd w:id="827"/>
        <w:bookmarkEnd w:id="828"/>
        <w:bookmarkEnd w:id="829"/>
        <w:bookmarkEnd w:id="830"/>
        <w:bookmarkEnd w:id="831"/>
        <w:bookmarkEnd w:id="832"/>
        <w:bookmarkEnd w:id="833"/>
      </w:del>
    </w:p>
    <w:p w14:paraId="05B3C2A2" w14:textId="77777777" w:rsidR="009B2F24" w:rsidRPr="00FD222E" w:rsidDel="00FD222E" w:rsidRDefault="009B2F24" w:rsidP="009B2F24">
      <w:pPr>
        <w:pStyle w:val="Heading3"/>
        <w:rPr>
          <w:del w:id="834" w:author="Joey Tatú" w:date="2019-11-27T14:43:00Z"/>
        </w:rPr>
      </w:pPr>
      <w:del w:id="835" w:author="Joey Tatú" w:date="2019-11-27T14:43:00Z">
        <w:r w:rsidRPr="00FD222E" w:rsidDel="00FD222E">
          <w:delText xml:space="preserve">This Use Case describes how an Artist create and edits their Artist Page. </w:delText>
        </w:r>
        <w:bookmarkStart w:id="836" w:name="_Toc25763263"/>
        <w:bookmarkStart w:id="837" w:name="_Toc25767655"/>
        <w:bookmarkStart w:id="838" w:name="_Toc26441595"/>
        <w:bookmarkStart w:id="839" w:name="_Toc26441770"/>
        <w:bookmarkStart w:id="840" w:name="_Toc26442641"/>
        <w:bookmarkStart w:id="841" w:name="_Toc26443823"/>
        <w:bookmarkStart w:id="842" w:name="_Toc26872173"/>
        <w:bookmarkStart w:id="843" w:name="_Toc26877885"/>
        <w:bookmarkStart w:id="844" w:name="_Toc30415593"/>
        <w:bookmarkEnd w:id="836"/>
        <w:bookmarkEnd w:id="837"/>
        <w:bookmarkEnd w:id="838"/>
        <w:bookmarkEnd w:id="839"/>
        <w:bookmarkEnd w:id="840"/>
        <w:bookmarkEnd w:id="841"/>
        <w:bookmarkEnd w:id="842"/>
        <w:bookmarkEnd w:id="843"/>
        <w:bookmarkEnd w:id="844"/>
      </w:del>
    </w:p>
    <w:p w14:paraId="5C3E6F28" w14:textId="77777777" w:rsidR="009B2F24" w:rsidRPr="00FD222E" w:rsidDel="00FD222E" w:rsidRDefault="009B2F24" w:rsidP="009B2F24">
      <w:pPr>
        <w:pStyle w:val="Heading3"/>
        <w:rPr>
          <w:del w:id="845" w:author="Joey Tatú" w:date="2019-11-27T14:43:00Z"/>
        </w:rPr>
      </w:pPr>
      <w:del w:id="846" w:author="Joey Tatú" w:date="2019-11-27T14:43:00Z">
        <w:r w:rsidRPr="00FD222E" w:rsidDel="00FD222E">
          <w:delText xml:space="preserve">Use Case </w:delText>
        </w:r>
        <w:bookmarkStart w:id="847" w:name="_Toc25763264"/>
        <w:bookmarkStart w:id="848" w:name="_Toc25767656"/>
        <w:bookmarkStart w:id="849" w:name="_Toc26441596"/>
        <w:bookmarkStart w:id="850" w:name="_Toc26441771"/>
        <w:bookmarkStart w:id="851" w:name="_Toc26442642"/>
        <w:bookmarkStart w:id="852" w:name="_Toc26443824"/>
        <w:bookmarkStart w:id="853" w:name="_Toc26872174"/>
        <w:bookmarkStart w:id="854" w:name="_Toc26877886"/>
        <w:bookmarkStart w:id="855" w:name="_Toc30415594"/>
        <w:bookmarkEnd w:id="847"/>
        <w:bookmarkEnd w:id="848"/>
        <w:bookmarkEnd w:id="849"/>
        <w:bookmarkEnd w:id="850"/>
        <w:bookmarkEnd w:id="851"/>
        <w:bookmarkEnd w:id="852"/>
        <w:bookmarkEnd w:id="853"/>
        <w:bookmarkEnd w:id="854"/>
        <w:bookmarkEnd w:id="855"/>
      </w:del>
    </w:p>
    <w:p w14:paraId="623B351C" w14:textId="77777777" w:rsidR="009B2F24" w:rsidRPr="00FD222E" w:rsidDel="00FD222E" w:rsidRDefault="009B2F24" w:rsidP="009B2F24">
      <w:pPr>
        <w:pStyle w:val="Heading3"/>
        <w:rPr>
          <w:del w:id="856" w:author="Joey Tatú" w:date="2019-11-27T14:43:00Z"/>
        </w:rPr>
      </w:pPr>
      <w:del w:id="857" w:author="Joey Tatú" w:date="2019-11-27T14:43:00Z">
        <w:r w:rsidRPr="00FD222E" w:rsidDel="00FD222E">
          <w:delText>Unique ID: create Page</w:delText>
        </w:r>
        <w:bookmarkStart w:id="858" w:name="_Toc25763265"/>
        <w:bookmarkStart w:id="859" w:name="_Toc25767657"/>
        <w:bookmarkStart w:id="860" w:name="_Toc26441597"/>
        <w:bookmarkStart w:id="861" w:name="_Toc26441772"/>
        <w:bookmarkStart w:id="862" w:name="_Toc26442643"/>
        <w:bookmarkStart w:id="863" w:name="_Toc26443825"/>
        <w:bookmarkStart w:id="864" w:name="_Toc26872175"/>
        <w:bookmarkStart w:id="865" w:name="_Toc26877887"/>
        <w:bookmarkStart w:id="866" w:name="_Toc30415595"/>
        <w:bookmarkEnd w:id="858"/>
        <w:bookmarkEnd w:id="859"/>
        <w:bookmarkEnd w:id="860"/>
        <w:bookmarkEnd w:id="861"/>
        <w:bookmarkEnd w:id="862"/>
        <w:bookmarkEnd w:id="863"/>
        <w:bookmarkEnd w:id="864"/>
        <w:bookmarkEnd w:id="865"/>
        <w:bookmarkEnd w:id="866"/>
      </w:del>
    </w:p>
    <w:p w14:paraId="14715C60" w14:textId="77777777" w:rsidR="009B2F24" w:rsidRPr="00FD222E" w:rsidDel="00FD222E" w:rsidRDefault="009B2F24" w:rsidP="009B2F24">
      <w:pPr>
        <w:pStyle w:val="Heading3"/>
        <w:rPr>
          <w:del w:id="867" w:author="Joey Tatú" w:date="2019-11-27T14:43:00Z"/>
        </w:rPr>
      </w:pPr>
      <w:del w:id="868" w:author="Joey Tatú" w:date="2019-11-27T14:43:00Z">
        <w:r w:rsidRPr="00FD222E" w:rsidDel="00FD222E">
          <w:delText>Scope</w:delText>
        </w:r>
        <w:bookmarkStart w:id="869" w:name="_Toc25763266"/>
        <w:bookmarkStart w:id="870" w:name="_Toc25767658"/>
        <w:bookmarkStart w:id="871" w:name="_Toc26441598"/>
        <w:bookmarkStart w:id="872" w:name="_Toc26441773"/>
        <w:bookmarkStart w:id="873" w:name="_Toc26442644"/>
        <w:bookmarkStart w:id="874" w:name="_Toc26443826"/>
        <w:bookmarkStart w:id="875" w:name="_Toc26872176"/>
        <w:bookmarkStart w:id="876" w:name="_Toc26877888"/>
        <w:bookmarkStart w:id="877" w:name="_Toc30415596"/>
        <w:bookmarkEnd w:id="869"/>
        <w:bookmarkEnd w:id="870"/>
        <w:bookmarkEnd w:id="871"/>
        <w:bookmarkEnd w:id="872"/>
        <w:bookmarkEnd w:id="873"/>
        <w:bookmarkEnd w:id="874"/>
        <w:bookmarkEnd w:id="875"/>
        <w:bookmarkEnd w:id="876"/>
        <w:bookmarkEnd w:id="877"/>
      </w:del>
    </w:p>
    <w:p w14:paraId="5BF18340" w14:textId="77777777" w:rsidR="009B2F24" w:rsidRPr="00FD222E" w:rsidDel="00FD222E" w:rsidRDefault="009B2F24" w:rsidP="009B2F24">
      <w:pPr>
        <w:pStyle w:val="Heading3"/>
        <w:rPr>
          <w:del w:id="878" w:author="Joey Tatú" w:date="2019-11-27T14:43:00Z"/>
        </w:rPr>
      </w:pPr>
      <w:del w:id="879" w:author="Joey Tatú" w:date="2019-11-27T14:43:00Z">
        <w:r w:rsidRPr="00FD222E" w:rsidDel="00FD222E">
          <w:delText xml:space="preserve">The scope of this use case is to allow a User to upload or delete media (videos and photos) to/from an album. </w:delText>
        </w:r>
        <w:bookmarkStart w:id="880" w:name="_Toc25763267"/>
        <w:bookmarkStart w:id="881" w:name="_Toc25767659"/>
        <w:bookmarkStart w:id="882" w:name="_Toc26441599"/>
        <w:bookmarkStart w:id="883" w:name="_Toc26441774"/>
        <w:bookmarkStart w:id="884" w:name="_Toc26442645"/>
        <w:bookmarkStart w:id="885" w:name="_Toc26443827"/>
        <w:bookmarkStart w:id="886" w:name="_Toc26872177"/>
        <w:bookmarkStart w:id="887" w:name="_Toc26877889"/>
        <w:bookmarkStart w:id="888" w:name="_Toc30415597"/>
        <w:bookmarkEnd w:id="880"/>
        <w:bookmarkEnd w:id="881"/>
        <w:bookmarkEnd w:id="882"/>
        <w:bookmarkEnd w:id="883"/>
        <w:bookmarkEnd w:id="884"/>
        <w:bookmarkEnd w:id="885"/>
        <w:bookmarkEnd w:id="886"/>
        <w:bookmarkEnd w:id="887"/>
        <w:bookmarkEnd w:id="888"/>
      </w:del>
    </w:p>
    <w:p w14:paraId="5B4506D0" w14:textId="77777777" w:rsidR="009B2F24" w:rsidRPr="00FD222E" w:rsidDel="00FD222E" w:rsidRDefault="009B2F24" w:rsidP="009B2F24">
      <w:pPr>
        <w:pStyle w:val="Heading3"/>
        <w:rPr>
          <w:del w:id="889" w:author="Joey Tatú" w:date="2019-11-27T14:43:00Z"/>
        </w:rPr>
      </w:pPr>
      <w:del w:id="890" w:author="Joey Tatú" w:date="2019-11-27T14:43:00Z">
        <w:r w:rsidRPr="00FD222E" w:rsidDel="00FD222E">
          <w:delText>The scope of this use case is to enable an artist to create an artist page where they can promote their artist skills and promote their business.</w:delText>
        </w:r>
        <w:bookmarkStart w:id="891" w:name="_Toc25763268"/>
        <w:bookmarkStart w:id="892" w:name="_Toc25767660"/>
        <w:bookmarkStart w:id="893" w:name="_Toc26441600"/>
        <w:bookmarkStart w:id="894" w:name="_Toc26441775"/>
        <w:bookmarkStart w:id="895" w:name="_Toc26442646"/>
        <w:bookmarkStart w:id="896" w:name="_Toc26443828"/>
        <w:bookmarkStart w:id="897" w:name="_Toc26872178"/>
        <w:bookmarkStart w:id="898" w:name="_Toc26877890"/>
        <w:bookmarkStart w:id="899" w:name="_Toc30415598"/>
        <w:bookmarkEnd w:id="891"/>
        <w:bookmarkEnd w:id="892"/>
        <w:bookmarkEnd w:id="893"/>
        <w:bookmarkEnd w:id="894"/>
        <w:bookmarkEnd w:id="895"/>
        <w:bookmarkEnd w:id="896"/>
        <w:bookmarkEnd w:id="897"/>
        <w:bookmarkEnd w:id="898"/>
        <w:bookmarkEnd w:id="899"/>
      </w:del>
    </w:p>
    <w:p w14:paraId="02234E3B" w14:textId="77777777" w:rsidR="009B2F24" w:rsidRPr="00FD222E" w:rsidDel="00FD222E" w:rsidRDefault="009B2F24" w:rsidP="009B2F24">
      <w:pPr>
        <w:pStyle w:val="Heading3"/>
        <w:rPr>
          <w:del w:id="900" w:author="Joey Tatú" w:date="2019-11-27T14:43:00Z"/>
        </w:rPr>
      </w:pPr>
      <w:del w:id="901" w:author="Joey Tatú" w:date="2019-11-27T14:43:00Z">
        <w:r w:rsidRPr="00FD222E" w:rsidDel="00FD222E">
          <w:delText>Description</w:delText>
        </w:r>
        <w:bookmarkStart w:id="902" w:name="_Toc25763269"/>
        <w:bookmarkStart w:id="903" w:name="_Toc25767661"/>
        <w:bookmarkStart w:id="904" w:name="_Toc26441601"/>
        <w:bookmarkStart w:id="905" w:name="_Toc26441776"/>
        <w:bookmarkStart w:id="906" w:name="_Toc26442647"/>
        <w:bookmarkStart w:id="907" w:name="_Toc26443829"/>
        <w:bookmarkStart w:id="908" w:name="_Toc26872179"/>
        <w:bookmarkStart w:id="909" w:name="_Toc26877891"/>
        <w:bookmarkStart w:id="910" w:name="_Toc30415599"/>
        <w:bookmarkEnd w:id="902"/>
        <w:bookmarkEnd w:id="903"/>
        <w:bookmarkEnd w:id="904"/>
        <w:bookmarkEnd w:id="905"/>
        <w:bookmarkEnd w:id="906"/>
        <w:bookmarkEnd w:id="907"/>
        <w:bookmarkEnd w:id="908"/>
        <w:bookmarkEnd w:id="909"/>
        <w:bookmarkEnd w:id="910"/>
      </w:del>
    </w:p>
    <w:p w14:paraId="1F7CD9CB" w14:textId="77777777" w:rsidR="009B2F24" w:rsidRPr="00FD222E" w:rsidDel="00FD222E" w:rsidRDefault="009B2F24" w:rsidP="009B2F24">
      <w:pPr>
        <w:pStyle w:val="Heading3"/>
        <w:rPr>
          <w:del w:id="911" w:author="Joey Tatú" w:date="2019-11-27T14:43:00Z"/>
        </w:rPr>
      </w:pPr>
      <w:del w:id="912" w:author="Joey Tatú" w:date="2019-11-27T14:43:00Z">
        <w:r w:rsidRPr="00FD222E" w:rsidDel="00FD222E">
          <w:delText xml:space="preserve">This use case describes how the artist creates and edits their artist’s page. </w:delText>
        </w:r>
        <w:bookmarkStart w:id="913" w:name="_Toc25763270"/>
        <w:bookmarkStart w:id="914" w:name="_Toc25767662"/>
        <w:bookmarkStart w:id="915" w:name="_Toc26441602"/>
        <w:bookmarkStart w:id="916" w:name="_Toc26441777"/>
        <w:bookmarkStart w:id="917" w:name="_Toc26442648"/>
        <w:bookmarkStart w:id="918" w:name="_Toc26443830"/>
        <w:bookmarkStart w:id="919" w:name="_Toc26872180"/>
        <w:bookmarkStart w:id="920" w:name="_Toc26877892"/>
        <w:bookmarkStart w:id="921" w:name="_Toc30415600"/>
        <w:bookmarkEnd w:id="913"/>
        <w:bookmarkEnd w:id="914"/>
        <w:bookmarkEnd w:id="915"/>
        <w:bookmarkEnd w:id="916"/>
        <w:bookmarkEnd w:id="917"/>
        <w:bookmarkEnd w:id="918"/>
        <w:bookmarkEnd w:id="919"/>
        <w:bookmarkEnd w:id="920"/>
        <w:bookmarkEnd w:id="921"/>
      </w:del>
    </w:p>
    <w:p w14:paraId="13BC089C" w14:textId="77777777" w:rsidR="009B2F24" w:rsidRPr="00FD222E" w:rsidDel="00FD222E" w:rsidRDefault="009B2F24" w:rsidP="009B2F24">
      <w:pPr>
        <w:pStyle w:val="Heading3"/>
        <w:rPr>
          <w:del w:id="922" w:author="Joey Tatú" w:date="2019-11-27T14:43:00Z"/>
        </w:rPr>
      </w:pPr>
      <w:del w:id="923" w:author="Joey Tatú" w:date="2019-11-27T14:43:00Z">
        <w:r w:rsidRPr="00FD222E" w:rsidDel="00FD222E">
          <w:delText>Use Case Diagram</w:delText>
        </w:r>
        <w:bookmarkStart w:id="924" w:name="_Toc25763271"/>
        <w:bookmarkStart w:id="925" w:name="_Toc25767663"/>
        <w:bookmarkStart w:id="926" w:name="_Toc26441603"/>
        <w:bookmarkStart w:id="927" w:name="_Toc26441778"/>
        <w:bookmarkStart w:id="928" w:name="_Toc26442649"/>
        <w:bookmarkStart w:id="929" w:name="_Toc26443831"/>
        <w:bookmarkStart w:id="930" w:name="_Toc26872181"/>
        <w:bookmarkStart w:id="931" w:name="_Toc26877893"/>
        <w:bookmarkStart w:id="932" w:name="_Toc30415601"/>
        <w:bookmarkEnd w:id="924"/>
        <w:bookmarkEnd w:id="925"/>
        <w:bookmarkEnd w:id="926"/>
        <w:bookmarkEnd w:id="927"/>
        <w:bookmarkEnd w:id="928"/>
        <w:bookmarkEnd w:id="929"/>
        <w:bookmarkEnd w:id="930"/>
        <w:bookmarkEnd w:id="931"/>
        <w:bookmarkEnd w:id="932"/>
      </w:del>
    </w:p>
    <w:p w14:paraId="2FA2F435" w14:textId="77777777" w:rsidR="009B2F24" w:rsidRPr="00FD222E" w:rsidDel="00FD222E" w:rsidRDefault="009B2F24" w:rsidP="009B2F24">
      <w:pPr>
        <w:pStyle w:val="Heading3"/>
        <w:rPr>
          <w:del w:id="933" w:author="Joey Tatú" w:date="2019-11-27T14:43:00Z"/>
        </w:rPr>
      </w:pPr>
      <w:del w:id="934" w:author="Joey Tatú" w:date="2019-11-27T14:43:00Z">
        <w:r w:rsidRPr="00123095" w:rsidDel="00FD222E">
          <w:rPr>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935" w:name="_Toc25763272"/>
        <w:bookmarkStart w:id="936" w:name="_Toc25767664"/>
        <w:bookmarkStart w:id="937" w:name="_Toc26441604"/>
        <w:bookmarkStart w:id="938" w:name="_Toc26441779"/>
        <w:bookmarkStart w:id="939" w:name="_Toc26442650"/>
        <w:bookmarkStart w:id="940" w:name="_Toc26443832"/>
        <w:bookmarkStart w:id="941" w:name="_Toc26872182"/>
        <w:bookmarkStart w:id="942" w:name="_Toc26877894"/>
        <w:bookmarkStart w:id="943" w:name="_Toc30415602"/>
        <w:bookmarkEnd w:id="935"/>
        <w:bookmarkEnd w:id="936"/>
        <w:bookmarkEnd w:id="937"/>
        <w:bookmarkEnd w:id="938"/>
        <w:bookmarkEnd w:id="939"/>
        <w:bookmarkEnd w:id="940"/>
        <w:bookmarkEnd w:id="941"/>
        <w:bookmarkEnd w:id="942"/>
        <w:bookmarkEnd w:id="943"/>
      </w:del>
    </w:p>
    <w:p w14:paraId="197F5D30" w14:textId="77777777" w:rsidR="009B2F24" w:rsidRPr="00FD222E" w:rsidDel="00FD222E" w:rsidRDefault="009B2F24" w:rsidP="009B2F24">
      <w:pPr>
        <w:pStyle w:val="Heading3"/>
        <w:rPr>
          <w:del w:id="944" w:author="Joey Tatú" w:date="2019-11-27T14:43:00Z"/>
        </w:rPr>
      </w:pPr>
      <w:del w:id="945" w:author="Joey Tatú" w:date="2019-11-27T14:43:00Z">
        <w:r w:rsidRPr="00FD222E" w:rsidDel="00FD222E">
          <w:delText>Flow Description</w:delText>
        </w:r>
        <w:bookmarkStart w:id="946" w:name="_Toc25763273"/>
        <w:bookmarkStart w:id="947" w:name="_Toc25767665"/>
        <w:bookmarkStart w:id="948" w:name="_Toc26441605"/>
        <w:bookmarkStart w:id="949" w:name="_Toc26441780"/>
        <w:bookmarkStart w:id="950" w:name="_Toc26442651"/>
        <w:bookmarkStart w:id="951" w:name="_Toc26443833"/>
        <w:bookmarkStart w:id="952" w:name="_Toc26872183"/>
        <w:bookmarkStart w:id="953" w:name="_Toc26877895"/>
        <w:bookmarkStart w:id="954" w:name="_Toc30415603"/>
        <w:bookmarkEnd w:id="946"/>
        <w:bookmarkEnd w:id="947"/>
        <w:bookmarkEnd w:id="948"/>
        <w:bookmarkEnd w:id="949"/>
        <w:bookmarkEnd w:id="950"/>
        <w:bookmarkEnd w:id="951"/>
        <w:bookmarkEnd w:id="952"/>
        <w:bookmarkEnd w:id="953"/>
        <w:bookmarkEnd w:id="954"/>
      </w:del>
    </w:p>
    <w:p w14:paraId="4626BC4D" w14:textId="77777777" w:rsidR="009B2F24" w:rsidRPr="00FD222E" w:rsidDel="00FD222E" w:rsidRDefault="009B2F24" w:rsidP="009B2F24">
      <w:pPr>
        <w:pStyle w:val="Heading3"/>
        <w:rPr>
          <w:del w:id="955" w:author="Joey Tatú" w:date="2019-11-27T14:43:00Z"/>
        </w:rPr>
      </w:pPr>
      <w:del w:id="956" w:author="Joey Tatú" w:date="2019-11-27T14:43:00Z">
        <w:r w:rsidRPr="00FD222E" w:rsidDel="00FD222E">
          <w:delText>Precondition</w:delText>
        </w:r>
        <w:bookmarkStart w:id="957" w:name="_Toc25763274"/>
        <w:bookmarkStart w:id="958" w:name="_Toc25767666"/>
        <w:bookmarkStart w:id="959" w:name="_Toc26441606"/>
        <w:bookmarkStart w:id="960" w:name="_Toc26441781"/>
        <w:bookmarkStart w:id="961" w:name="_Toc26442652"/>
        <w:bookmarkStart w:id="962" w:name="_Toc26443834"/>
        <w:bookmarkStart w:id="963" w:name="_Toc26872184"/>
        <w:bookmarkStart w:id="964" w:name="_Toc26877896"/>
        <w:bookmarkStart w:id="965" w:name="_Toc30415604"/>
        <w:bookmarkEnd w:id="957"/>
        <w:bookmarkEnd w:id="958"/>
        <w:bookmarkEnd w:id="959"/>
        <w:bookmarkEnd w:id="960"/>
        <w:bookmarkEnd w:id="961"/>
        <w:bookmarkEnd w:id="962"/>
        <w:bookmarkEnd w:id="963"/>
        <w:bookmarkEnd w:id="964"/>
        <w:bookmarkEnd w:id="965"/>
      </w:del>
    </w:p>
    <w:p w14:paraId="5712A2D9" w14:textId="77777777" w:rsidR="009B2F24" w:rsidRPr="00FD222E" w:rsidDel="00FD222E" w:rsidRDefault="009B2F24" w:rsidP="009B2F24">
      <w:pPr>
        <w:pStyle w:val="Heading3"/>
        <w:rPr>
          <w:del w:id="966" w:author="Joey Tatú" w:date="2019-11-27T14:43:00Z"/>
        </w:rPr>
      </w:pPr>
      <w:del w:id="967" w:author="Joey Tatú" w:date="2019-11-27T14:43:00Z">
        <w:r w:rsidRPr="00FD222E" w:rsidDel="00FD222E">
          <w:delText>The System is active and working correctly</w:delText>
        </w:r>
        <w:bookmarkStart w:id="968" w:name="_Toc25763275"/>
        <w:bookmarkStart w:id="969" w:name="_Toc25767667"/>
        <w:bookmarkStart w:id="970" w:name="_Toc26441607"/>
        <w:bookmarkStart w:id="971" w:name="_Toc26441782"/>
        <w:bookmarkStart w:id="972" w:name="_Toc26442653"/>
        <w:bookmarkStart w:id="973" w:name="_Toc26443835"/>
        <w:bookmarkStart w:id="974" w:name="_Toc26872185"/>
        <w:bookmarkStart w:id="975" w:name="_Toc26877897"/>
        <w:bookmarkStart w:id="976" w:name="_Toc30415605"/>
        <w:bookmarkEnd w:id="968"/>
        <w:bookmarkEnd w:id="969"/>
        <w:bookmarkEnd w:id="970"/>
        <w:bookmarkEnd w:id="971"/>
        <w:bookmarkEnd w:id="972"/>
        <w:bookmarkEnd w:id="973"/>
        <w:bookmarkEnd w:id="974"/>
        <w:bookmarkEnd w:id="975"/>
        <w:bookmarkEnd w:id="976"/>
      </w:del>
    </w:p>
    <w:p w14:paraId="00FE469D" w14:textId="77777777" w:rsidR="009B2F24" w:rsidRPr="00FD222E" w:rsidDel="00FD222E" w:rsidRDefault="009B2F24" w:rsidP="009B2F24">
      <w:pPr>
        <w:pStyle w:val="Heading3"/>
        <w:rPr>
          <w:del w:id="977" w:author="Joey Tatú" w:date="2019-11-27T14:43:00Z"/>
        </w:rPr>
      </w:pPr>
      <w:del w:id="978" w:author="Joey Tatú" w:date="2019-11-27T14:43:00Z">
        <w:r w:rsidRPr="00FD222E" w:rsidDel="00FD222E">
          <w:delText>The Artist is signed in</w:delText>
        </w:r>
        <w:bookmarkStart w:id="979" w:name="_Toc25763276"/>
        <w:bookmarkStart w:id="980" w:name="_Toc25767668"/>
        <w:bookmarkStart w:id="981" w:name="_Toc26441608"/>
        <w:bookmarkStart w:id="982" w:name="_Toc26441783"/>
        <w:bookmarkStart w:id="983" w:name="_Toc26442654"/>
        <w:bookmarkStart w:id="984" w:name="_Toc26443836"/>
        <w:bookmarkStart w:id="985" w:name="_Toc26872186"/>
        <w:bookmarkStart w:id="986" w:name="_Toc26877898"/>
        <w:bookmarkStart w:id="987" w:name="_Toc30415606"/>
        <w:bookmarkEnd w:id="979"/>
        <w:bookmarkEnd w:id="980"/>
        <w:bookmarkEnd w:id="981"/>
        <w:bookmarkEnd w:id="982"/>
        <w:bookmarkEnd w:id="983"/>
        <w:bookmarkEnd w:id="984"/>
        <w:bookmarkEnd w:id="985"/>
        <w:bookmarkEnd w:id="986"/>
        <w:bookmarkEnd w:id="987"/>
      </w:del>
    </w:p>
    <w:p w14:paraId="35E7981A" w14:textId="77777777" w:rsidR="009B2F24" w:rsidRPr="00FD222E" w:rsidDel="00FD222E" w:rsidRDefault="009B2F24" w:rsidP="009B2F24">
      <w:pPr>
        <w:pStyle w:val="Heading3"/>
        <w:rPr>
          <w:del w:id="988" w:author="Joey Tatú" w:date="2019-11-27T14:43:00Z"/>
        </w:rPr>
      </w:pPr>
      <w:del w:id="989" w:author="Joey Tatú" w:date="2019-11-27T14:43:00Z">
        <w:r w:rsidRPr="00FD222E" w:rsidDel="00FD222E">
          <w:delText>The Artist has not previously created a Page.</w:delText>
        </w:r>
        <w:bookmarkStart w:id="990" w:name="_Toc25763277"/>
        <w:bookmarkStart w:id="991" w:name="_Toc25767669"/>
        <w:bookmarkStart w:id="992" w:name="_Toc26441609"/>
        <w:bookmarkStart w:id="993" w:name="_Toc26441784"/>
        <w:bookmarkStart w:id="994" w:name="_Toc26442655"/>
        <w:bookmarkStart w:id="995" w:name="_Toc26443837"/>
        <w:bookmarkStart w:id="996" w:name="_Toc26872187"/>
        <w:bookmarkStart w:id="997" w:name="_Toc26877899"/>
        <w:bookmarkStart w:id="998" w:name="_Toc30415607"/>
        <w:bookmarkEnd w:id="990"/>
        <w:bookmarkEnd w:id="991"/>
        <w:bookmarkEnd w:id="992"/>
        <w:bookmarkEnd w:id="993"/>
        <w:bookmarkEnd w:id="994"/>
        <w:bookmarkEnd w:id="995"/>
        <w:bookmarkEnd w:id="996"/>
        <w:bookmarkEnd w:id="997"/>
        <w:bookmarkEnd w:id="998"/>
      </w:del>
    </w:p>
    <w:p w14:paraId="10C2F797" w14:textId="77777777" w:rsidR="009B2F24" w:rsidRPr="00FD222E" w:rsidDel="00FD222E" w:rsidRDefault="009B2F24" w:rsidP="009B2F24">
      <w:pPr>
        <w:pStyle w:val="Heading3"/>
        <w:rPr>
          <w:del w:id="999" w:author="Joey Tatú" w:date="2019-11-27T14:43:00Z"/>
        </w:rPr>
      </w:pPr>
      <w:del w:id="1000" w:author="Joey Tatú" w:date="2019-11-27T14:21:00Z">
        <w:r w:rsidRPr="00FD222E" w:rsidDel="0060759B">
          <w:delText>MySQL</w:delText>
        </w:r>
      </w:del>
      <w:del w:id="1001" w:author="Joey Tatú" w:date="2019-11-27T14:43:00Z">
        <w:r w:rsidRPr="00FD222E" w:rsidDel="00FD222E">
          <w:delText xml:space="preserve"> is connecting correctly.</w:delText>
        </w:r>
        <w:bookmarkStart w:id="1002" w:name="_Toc25763278"/>
        <w:bookmarkStart w:id="1003" w:name="_Toc25767670"/>
        <w:bookmarkStart w:id="1004" w:name="_Toc26441610"/>
        <w:bookmarkStart w:id="1005" w:name="_Toc26441785"/>
        <w:bookmarkStart w:id="1006" w:name="_Toc26442656"/>
        <w:bookmarkStart w:id="1007" w:name="_Toc26443838"/>
        <w:bookmarkStart w:id="1008" w:name="_Toc26872188"/>
        <w:bookmarkStart w:id="1009" w:name="_Toc26877900"/>
        <w:bookmarkStart w:id="1010" w:name="_Toc30415608"/>
        <w:bookmarkEnd w:id="1002"/>
        <w:bookmarkEnd w:id="1003"/>
        <w:bookmarkEnd w:id="1004"/>
        <w:bookmarkEnd w:id="1005"/>
        <w:bookmarkEnd w:id="1006"/>
        <w:bookmarkEnd w:id="1007"/>
        <w:bookmarkEnd w:id="1008"/>
        <w:bookmarkEnd w:id="1009"/>
        <w:bookmarkEnd w:id="1010"/>
      </w:del>
    </w:p>
    <w:p w14:paraId="22A10824" w14:textId="77777777" w:rsidR="009B2F24" w:rsidRPr="00FD222E" w:rsidDel="00FD222E" w:rsidRDefault="009B2F24" w:rsidP="009B2F24">
      <w:pPr>
        <w:pStyle w:val="Heading3"/>
        <w:rPr>
          <w:del w:id="1011" w:author="Joey Tatú" w:date="2019-11-27T14:43:00Z"/>
        </w:rPr>
      </w:pPr>
      <w:del w:id="1012" w:author="Joey Tatú" w:date="2019-11-27T14:43:00Z">
        <w:r w:rsidRPr="00FD222E" w:rsidDel="00FD222E">
          <w:delText>An Error log file is stored within the website’s files.</w:delText>
        </w:r>
        <w:bookmarkStart w:id="1013" w:name="_Toc25763279"/>
        <w:bookmarkStart w:id="1014" w:name="_Toc25767671"/>
        <w:bookmarkStart w:id="1015" w:name="_Toc26441611"/>
        <w:bookmarkStart w:id="1016" w:name="_Toc26441786"/>
        <w:bookmarkStart w:id="1017" w:name="_Toc26442657"/>
        <w:bookmarkStart w:id="1018" w:name="_Toc26443839"/>
        <w:bookmarkStart w:id="1019" w:name="_Toc26872189"/>
        <w:bookmarkStart w:id="1020" w:name="_Toc26877901"/>
        <w:bookmarkStart w:id="1021" w:name="_Toc30415609"/>
        <w:bookmarkEnd w:id="1013"/>
        <w:bookmarkEnd w:id="1014"/>
        <w:bookmarkEnd w:id="1015"/>
        <w:bookmarkEnd w:id="1016"/>
        <w:bookmarkEnd w:id="1017"/>
        <w:bookmarkEnd w:id="1018"/>
        <w:bookmarkEnd w:id="1019"/>
        <w:bookmarkEnd w:id="1020"/>
        <w:bookmarkEnd w:id="1021"/>
      </w:del>
    </w:p>
    <w:p w14:paraId="16C20DF8" w14:textId="77777777" w:rsidR="009B2F24" w:rsidRPr="00FD222E" w:rsidDel="00FD222E" w:rsidRDefault="009B2F24" w:rsidP="009B2F24">
      <w:pPr>
        <w:pStyle w:val="Heading3"/>
        <w:rPr>
          <w:del w:id="1022" w:author="Joey Tatú" w:date="2019-11-27T14:43:00Z"/>
        </w:rPr>
      </w:pPr>
      <w:del w:id="1023" w:author="Joey Tatú" w:date="2019-11-27T14:43:00Z">
        <w:r w:rsidRPr="00FD222E" w:rsidDel="00FD222E">
          <w:delText>Activation</w:delText>
        </w:r>
        <w:bookmarkStart w:id="1024" w:name="_Toc25763280"/>
        <w:bookmarkStart w:id="1025" w:name="_Toc25767672"/>
        <w:bookmarkStart w:id="1026" w:name="_Toc26441612"/>
        <w:bookmarkStart w:id="1027" w:name="_Toc26441787"/>
        <w:bookmarkStart w:id="1028" w:name="_Toc26442658"/>
        <w:bookmarkStart w:id="1029" w:name="_Toc26443840"/>
        <w:bookmarkStart w:id="1030" w:name="_Toc26872190"/>
        <w:bookmarkStart w:id="1031" w:name="_Toc26877902"/>
        <w:bookmarkStart w:id="1032" w:name="_Toc30415610"/>
        <w:bookmarkEnd w:id="1024"/>
        <w:bookmarkEnd w:id="1025"/>
        <w:bookmarkEnd w:id="1026"/>
        <w:bookmarkEnd w:id="1027"/>
        <w:bookmarkEnd w:id="1028"/>
        <w:bookmarkEnd w:id="1029"/>
        <w:bookmarkEnd w:id="1030"/>
        <w:bookmarkEnd w:id="1031"/>
        <w:bookmarkEnd w:id="1032"/>
      </w:del>
    </w:p>
    <w:p w14:paraId="2D9EA21C" w14:textId="77777777" w:rsidR="009B2F24" w:rsidRPr="00FD222E" w:rsidDel="00FD222E" w:rsidRDefault="009B2F24" w:rsidP="009B2F24">
      <w:pPr>
        <w:pStyle w:val="Heading3"/>
        <w:rPr>
          <w:del w:id="1033" w:author="Joey Tatú" w:date="2019-11-27T14:43:00Z"/>
        </w:rPr>
      </w:pPr>
      <w:del w:id="1034" w:author="Joey Tatú" w:date="2019-11-27T14:43:00Z">
        <w:r w:rsidRPr="00FD222E" w:rsidDel="00FD222E">
          <w:delText>This use case begins when the artist selects “Create Artist Page” from their home menu.</w:delText>
        </w:r>
        <w:bookmarkStart w:id="1035" w:name="_Toc25763281"/>
        <w:bookmarkStart w:id="1036" w:name="_Toc25767673"/>
        <w:bookmarkStart w:id="1037" w:name="_Toc26441613"/>
        <w:bookmarkStart w:id="1038" w:name="_Toc26441788"/>
        <w:bookmarkStart w:id="1039" w:name="_Toc26442659"/>
        <w:bookmarkStart w:id="1040" w:name="_Toc26443841"/>
        <w:bookmarkStart w:id="1041" w:name="_Toc26872191"/>
        <w:bookmarkStart w:id="1042" w:name="_Toc26877903"/>
        <w:bookmarkStart w:id="1043" w:name="_Toc30415611"/>
        <w:bookmarkEnd w:id="1035"/>
        <w:bookmarkEnd w:id="1036"/>
        <w:bookmarkEnd w:id="1037"/>
        <w:bookmarkEnd w:id="1038"/>
        <w:bookmarkEnd w:id="1039"/>
        <w:bookmarkEnd w:id="1040"/>
        <w:bookmarkEnd w:id="1041"/>
        <w:bookmarkEnd w:id="1042"/>
        <w:bookmarkEnd w:id="1043"/>
      </w:del>
    </w:p>
    <w:p w14:paraId="39BDDCCC" w14:textId="77777777" w:rsidR="009B2F24" w:rsidRPr="00FD222E" w:rsidDel="00FD222E" w:rsidRDefault="009B2F24" w:rsidP="009B2F24">
      <w:pPr>
        <w:pStyle w:val="Heading3"/>
        <w:rPr>
          <w:del w:id="1044" w:author="Joey Tatú" w:date="2019-11-27T14:43:00Z"/>
        </w:rPr>
      </w:pPr>
      <w:del w:id="1045" w:author="Joey Tatú" w:date="2019-11-27T14:43:00Z">
        <w:r w:rsidRPr="00FD222E" w:rsidDel="00FD222E">
          <w:delText>Main flow</w:delText>
        </w:r>
        <w:bookmarkStart w:id="1046" w:name="_Toc25763282"/>
        <w:bookmarkStart w:id="1047" w:name="_Toc25767674"/>
        <w:bookmarkStart w:id="1048" w:name="_Toc26441614"/>
        <w:bookmarkStart w:id="1049" w:name="_Toc26441789"/>
        <w:bookmarkStart w:id="1050" w:name="_Toc26442660"/>
        <w:bookmarkStart w:id="1051" w:name="_Toc26443842"/>
        <w:bookmarkStart w:id="1052" w:name="_Toc26872192"/>
        <w:bookmarkStart w:id="1053" w:name="_Toc26877904"/>
        <w:bookmarkStart w:id="1054" w:name="_Toc30415612"/>
        <w:bookmarkEnd w:id="1046"/>
        <w:bookmarkEnd w:id="1047"/>
        <w:bookmarkEnd w:id="1048"/>
        <w:bookmarkEnd w:id="1049"/>
        <w:bookmarkEnd w:id="1050"/>
        <w:bookmarkEnd w:id="1051"/>
        <w:bookmarkEnd w:id="1052"/>
        <w:bookmarkEnd w:id="1053"/>
        <w:bookmarkEnd w:id="1054"/>
      </w:del>
    </w:p>
    <w:p w14:paraId="43CC42AB" w14:textId="77777777" w:rsidR="009B2F24" w:rsidRPr="00FD222E" w:rsidDel="00FD222E" w:rsidRDefault="009B2F24" w:rsidP="009B2F24">
      <w:pPr>
        <w:pStyle w:val="Heading3"/>
        <w:rPr>
          <w:del w:id="1055" w:author="Joey Tatú" w:date="2019-11-27T14:43:00Z"/>
        </w:rPr>
      </w:pPr>
      <w:del w:id="1056" w:author="Joey Tatú" w:date="2019-11-27T14:43:00Z">
        <w:r w:rsidRPr="00FD222E" w:rsidDel="00FD222E">
          <w:delText>The Artist selects “Create Artist Page” &lt;See A1&gt;</w:delText>
        </w:r>
        <w:bookmarkStart w:id="1057" w:name="_Toc25763283"/>
        <w:bookmarkStart w:id="1058" w:name="_Toc25767675"/>
        <w:bookmarkStart w:id="1059" w:name="_Toc26441615"/>
        <w:bookmarkStart w:id="1060" w:name="_Toc26441790"/>
        <w:bookmarkStart w:id="1061" w:name="_Toc26442661"/>
        <w:bookmarkStart w:id="1062" w:name="_Toc26443843"/>
        <w:bookmarkStart w:id="1063" w:name="_Toc26872193"/>
        <w:bookmarkStart w:id="1064" w:name="_Toc26877905"/>
        <w:bookmarkStart w:id="1065" w:name="_Toc30415613"/>
        <w:bookmarkEnd w:id="1057"/>
        <w:bookmarkEnd w:id="1058"/>
        <w:bookmarkEnd w:id="1059"/>
        <w:bookmarkEnd w:id="1060"/>
        <w:bookmarkEnd w:id="1061"/>
        <w:bookmarkEnd w:id="1062"/>
        <w:bookmarkEnd w:id="1063"/>
        <w:bookmarkEnd w:id="1064"/>
        <w:bookmarkEnd w:id="1065"/>
      </w:del>
    </w:p>
    <w:p w14:paraId="0E267BAE" w14:textId="77777777" w:rsidR="009B2F24" w:rsidRPr="00FD222E" w:rsidDel="00FD222E" w:rsidRDefault="009B2F24" w:rsidP="009B2F24">
      <w:pPr>
        <w:pStyle w:val="Heading3"/>
        <w:rPr>
          <w:del w:id="1066" w:author="Joey Tatú" w:date="2019-11-27T14:43:00Z"/>
        </w:rPr>
      </w:pPr>
      <w:del w:id="1067" w:author="Joey Tatú" w:date="2019-11-27T14:43:00Z">
        <w:r w:rsidRPr="00FD222E" w:rsidDel="00FD222E">
          <w:delText>The System brings the Artist to the Edit Artist Page settings.</w:delText>
        </w:r>
        <w:bookmarkStart w:id="1068" w:name="_Toc25763284"/>
        <w:bookmarkStart w:id="1069" w:name="_Toc25767676"/>
        <w:bookmarkStart w:id="1070" w:name="_Toc26441616"/>
        <w:bookmarkStart w:id="1071" w:name="_Toc26441791"/>
        <w:bookmarkStart w:id="1072" w:name="_Toc26442662"/>
        <w:bookmarkStart w:id="1073" w:name="_Toc26443844"/>
        <w:bookmarkStart w:id="1074" w:name="_Toc26872194"/>
        <w:bookmarkStart w:id="1075" w:name="_Toc26877906"/>
        <w:bookmarkStart w:id="1076" w:name="_Toc30415614"/>
        <w:bookmarkEnd w:id="1068"/>
        <w:bookmarkEnd w:id="1069"/>
        <w:bookmarkEnd w:id="1070"/>
        <w:bookmarkEnd w:id="1071"/>
        <w:bookmarkEnd w:id="1072"/>
        <w:bookmarkEnd w:id="1073"/>
        <w:bookmarkEnd w:id="1074"/>
        <w:bookmarkEnd w:id="1075"/>
        <w:bookmarkEnd w:id="1076"/>
      </w:del>
    </w:p>
    <w:p w14:paraId="756388B7" w14:textId="77777777" w:rsidR="009B2F24" w:rsidRPr="00FD222E" w:rsidDel="00FD222E" w:rsidRDefault="009B2F24" w:rsidP="009B2F24">
      <w:pPr>
        <w:pStyle w:val="Heading3"/>
        <w:rPr>
          <w:del w:id="1077" w:author="Joey Tatú" w:date="2019-11-27T14:43:00Z"/>
        </w:rPr>
      </w:pPr>
      <w:del w:id="1078" w:author="Joey Tatú" w:date="2019-11-27T14:43:00Z">
        <w:r w:rsidRPr="00FD222E" w:rsidDel="00FD222E">
          <w:delText>The Artist enters the relevant details.</w:delText>
        </w:r>
        <w:bookmarkStart w:id="1079" w:name="_Toc25763285"/>
        <w:bookmarkStart w:id="1080" w:name="_Toc25767677"/>
        <w:bookmarkStart w:id="1081" w:name="_Toc26441617"/>
        <w:bookmarkStart w:id="1082" w:name="_Toc26441792"/>
        <w:bookmarkStart w:id="1083" w:name="_Toc26442663"/>
        <w:bookmarkStart w:id="1084" w:name="_Toc26443845"/>
        <w:bookmarkStart w:id="1085" w:name="_Toc26872195"/>
        <w:bookmarkStart w:id="1086" w:name="_Toc26877907"/>
        <w:bookmarkStart w:id="1087" w:name="_Toc30415615"/>
        <w:bookmarkEnd w:id="1079"/>
        <w:bookmarkEnd w:id="1080"/>
        <w:bookmarkEnd w:id="1081"/>
        <w:bookmarkEnd w:id="1082"/>
        <w:bookmarkEnd w:id="1083"/>
        <w:bookmarkEnd w:id="1084"/>
        <w:bookmarkEnd w:id="1085"/>
        <w:bookmarkEnd w:id="1086"/>
        <w:bookmarkEnd w:id="1087"/>
      </w:del>
    </w:p>
    <w:p w14:paraId="0680D1C4" w14:textId="77777777" w:rsidR="009B2F24" w:rsidRPr="00FD222E" w:rsidDel="00FD222E" w:rsidRDefault="009B2F24" w:rsidP="009B2F24">
      <w:pPr>
        <w:pStyle w:val="Heading3"/>
        <w:rPr>
          <w:del w:id="1088" w:author="Joey Tatú" w:date="2019-11-27T14:43:00Z"/>
        </w:rPr>
      </w:pPr>
      <w:del w:id="1089" w:author="Joey Tatú" w:date="2019-11-27T14:43:00Z">
        <w:r w:rsidRPr="00FD222E" w:rsidDel="00FD222E">
          <w:delText>[Such details include but not limited to the shop name, address, type (tattoos, piercings, body mods, all), gallery, and so on]</w:delText>
        </w:r>
        <w:bookmarkStart w:id="1090" w:name="_Toc25763286"/>
        <w:bookmarkStart w:id="1091" w:name="_Toc25767678"/>
        <w:bookmarkStart w:id="1092" w:name="_Toc26441618"/>
        <w:bookmarkStart w:id="1093" w:name="_Toc26441793"/>
        <w:bookmarkStart w:id="1094" w:name="_Toc26442664"/>
        <w:bookmarkStart w:id="1095" w:name="_Toc26443846"/>
        <w:bookmarkStart w:id="1096" w:name="_Toc26872196"/>
        <w:bookmarkStart w:id="1097" w:name="_Toc26877908"/>
        <w:bookmarkStart w:id="1098" w:name="_Toc30415616"/>
        <w:bookmarkEnd w:id="1090"/>
        <w:bookmarkEnd w:id="1091"/>
        <w:bookmarkEnd w:id="1092"/>
        <w:bookmarkEnd w:id="1093"/>
        <w:bookmarkEnd w:id="1094"/>
        <w:bookmarkEnd w:id="1095"/>
        <w:bookmarkEnd w:id="1096"/>
        <w:bookmarkEnd w:id="1097"/>
        <w:bookmarkEnd w:id="1098"/>
      </w:del>
    </w:p>
    <w:p w14:paraId="16FBF44B" w14:textId="77777777" w:rsidR="009B2F24" w:rsidRPr="00FD222E" w:rsidDel="00FD222E" w:rsidRDefault="009B2F24" w:rsidP="009B2F24">
      <w:pPr>
        <w:pStyle w:val="Heading3"/>
        <w:rPr>
          <w:del w:id="1099" w:author="Joey Tatú" w:date="2019-11-27T14:43:00Z"/>
        </w:rPr>
      </w:pPr>
      <w:del w:id="1100" w:author="Joey Tatú" w:date="2019-11-27T14:43:00Z">
        <w:r w:rsidRPr="00FD222E" w:rsidDel="00FD222E">
          <w:delText>The User selects “Continue”.</w:delText>
        </w:r>
        <w:bookmarkStart w:id="1101" w:name="_Toc25763287"/>
        <w:bookmarkStart w:id="1102" w:name="_Toc25767679"/>
        <w:bookmarkStart w:id="1103" w:name="_Toc26441619"/>
        <w:bookmarkStart w:id="1104" w:name="_Toc26441794"/>
        <w:bookmarkStart w:id="1105" w:name="_Toc26442665"/>
        <w:bookmarkStart w:id="1106" w:name="_Toc26443847"/>
        <w:bookmarkStart w:id="1107" w:name="_Toc26872197"/>
        <w:bookmarkStart w:id="1108" w:name="_Toc26877909"/>
        <w:bookmarkStart w:id="1109" w:name="_Toc30415617"/>
        <w:bookmarkEnd w:id="1101"/>
        <w:bookmarkEnd w:id="1102"/>
        <w:bookmarkEnd w:id="1103"/>
        <w:bookmarkEnd w:id="1104"/>
        <w:bookmarkEnd w:id="1105"/>
        <w:bookmarkEnd w:id="1106"/>
        <w:bookmarkEnd w:id="1107"/>
        <w:bookmarkEnd w:id="1108"/>
        <w:bookmarkEnd w:id="1109"/>
      </w:del>
    </w:p>
    <w:p w14:paraId="5AD79B8A" w14:textId="77777777" w:rsidR="009B2F24" w:rsidRPr="00FD222E" w:rsidDel="00FD222E" w:rsidRDefault="009B2F24" w:rsidP="009B2F24">
      <w:pPr>
        <w:pStyle w:val="Heading3"/>
        <w:rPr>
          <w:del w:id="1110" w:author="Joey Tatú" w:date="2019-11-27T14:43:00Z"/>
        </w:rPr>
      </w:pPr>
      <w:del w:id="1111" w:author="Joey Tatú" w:date="2019-11-27T14:43:00Z">
        <w:r w:rsidRPr="00FD222E" w:rsidDel="00FD222E">
          <w:delText xml:space="preserve">The System encrypts this information and put it into the </w:delText>
        </w:r>
      </w:del>
      <w:del w:id="1112" w:author="Joey Tatú" w:date="2019-11-27T14:21:00Z">
        <w:r w:rsidRPr="00FD222E" w:rsidDel="0060759B">
          <w:delText>MySQL</w:delText>
        </w:r>
      </w:del>
      <w:del w:id="1113" w:author="Joey Tatú" w:date="2019-11-27T14:43:00Z">
        <w:r w:rsidRPr="00FD222E" w:rsidDel="00FD222E">
          <w:delText xml:space="preserve"> database.</w:delText>
        </w:r>
        <w:bookmarkStart w:id="1114" w:name="_Toc25763288"/>
        <w:bookmarkStart w:id="1115" w:name="_Toc25767680"/>
        <w:bookmarkStart w:id="1116" w:name="_Toc26441620"/>
        <w:bookmarkStart w:id="1117" w:name="_Toc26441795"/>
        <w:bookmarkStart w:id="1118" w:name="_Toc26442666"/>
        <w:bookmarkStart w:id="1119" w:name="_Toc26443848"/>
        <w:bookmarkStart w:id="1120" w:name="_Toc26872198"/>
        <w:bookmarkStart w:id="1121" w:name="_Toc26877910"/>
        <w:bookmarkStart w:id="1122" w:name="_Toc30415618"/>
        <w:bookmarkEnd w:id="1114"/>
        <w:bookmarkEnd w:id="1115"/>
        <w:bookmarkEnd w:id="1116"/>
        <w:bookmarkEnd w:id="1117"/>
        <w:bookmarkEnd w:id="1118"/>
        <w:bookmarkEnd w:id="1119"/>
        <w:bookmarkEnd w:id="1120"/>
        <w:bookmarkEnd w:id="1121"/>
        <w:bookmarkEnd w:id="1122"/>
      </w:del>
    </w:p>
    <w:p w14:paraId="1C76E31D" w14:textId="77777777" w:rsidR="009B2F24" w:rsidRPr="00FD222E" w:rsidDel="00FD222E" w:rsidRDefault="009B2F24" w:rsidP="009B2F24">
      <w:pPr>
        <w:pStyle w:val="Heading3"/>
        <w:rPr>
          <w:del w:id="1123" w:author="Joey Tatú" w:date="2019-11-27T14:43:00Z"/>
        </w:rPr>
      </w:pPr>
      <w:del w:id="1124" w:author="Joey Tatú" w:date="2019-11-27T14:43:00Z">
        <w:r w:rsidRPr="00FD222E" w:rsidDel="00FD222E">
          <w:delText>The System shows the User the home page.</w:delText>
        </w:r>
        <w:bookmarkStart w:id="1125" w:name="_Toc25763289"/>
        <w:bookmarkStart w:id="1126" w:name="_Toc25767681"/>
        <w:bookmarkStart w:id="1127" w:name="_Toc26441621"/>
        <w:bookmarkStart w:id="1128" w:name="_Toc26441796"/>
        <w:bookmarkStart w:id="1129" w:name="_Toc26442667"/>
        <w:bookmarkStart w:id="1130" w:name="_Toc26443849"/>
        <w:bookmarkStart w:id="1131" w:name="_Toc26872199"/>
        <w:bookmarkStart w:id="1132" w:name="_Toc26877911"/>
        <w:bookmarkStart w:id="1133" w:name="_Toc30415619"/>
        <w:bookmarkEnd w:id="1125"/>
        <w:bookmarkEnd w:id="1126"/>
        <w:bookmarkEnd w:id="1127"/>
        <w:bookmarkEnd w:id="1128"/>
        <w:bookmarkEnd w:id="1129"/>
        <w:bookmarkEnd w:id="1130"/>
        <w:bookmarkEnd w:id="1131"/>
        <w:bookmarkEnd w:id="1132"/>
        <w:bookmarkEnd w:id="1133"/>
      </w:del>
    </w:p>
    <w:p w14:paraId="17F38B2E" w14:textId="77777777" w:rsidR="009B2F24" w:rsidRPr="00FD222E" w:rsidDel="00FD222E" w:rsidRDefault="009B2F24" w:rsidP="009B2F24">
      <w:pPr>
        <w:pStyle w:val="Heading3"/>
        <w:rPr>
          <w:del w:id="1134" w:author="Joey Tatú" w:date="2019-11-27T14:43:00Z"/>
        </w:rPr>
      </w:pPr>
      <w:del w:id="1135" w:author="Joey Tatú" w:date="2019-11-27T14:43:00Z">
        <w:r w:rsidRPr="00FD222E" w:rsidDel="00FD222E">
          <w:delText>Alternate flow</w:delText>
        </w:r>
        <w:bookmarkStart w:id="1136" w:name="_Toc25763290"/>
        <w:bookmarkStart w:id="1137" w:name="_Toc25767682"/>
        <w:bookmarkStart w:id="1138" w:name="_Toc26441622"/>
        <w:bookmarkStart w:id="1139" w:name="_Toc26441797"/>
        <w:bookmarkStart w:id="1140" w:name="_Toc26442668"/>
        <w:bookmarkStart w:id="1141" w:name="_Toc26443850"/>
        <w:bookmarkStart w:id="1142" w:name="_Toc26872200"/>
        <w:bookmarkStart w:id="1143" w:name="_Toc26877912"/>
        <w:bookmarkStart w:id="1144" w:name="_Toc30415620"/>
        <w:bookmarkEnd w:id="1136"/>
        <w:bookmarkEnd w:id="1137"/>
        <w:bookmarkEnd w:id="1138"/>
        <w:bookmarkEnd w:id="1139"/>
        <w:bookmarkEnd w:id="1140"/>
        <w:bookmarkEnd w:id="1141"/>
        <w:bookmarkEnd w:id="1142"/>
        <w:bookmarkEnd w:id="1143"/>
        <w:bookmarkEnd w:id="1144"/>
      </w:del>
    </w:p>
    <w:p w14:paraId="752F2DAA" w14:textId="77777777" w:rsidR="009B2F24" w:rsidRPr="00FD222E" w:rsidDel="00FD222E" w:rsidRDefault="009B2F24" w:rsidP="009B2F24">
      <w:pPr>
        <w:pStyle w:val="Heading3"/>
        <w:rPr>
          <w:del w:id="1145" w:author="Joey Tatú" w:date="2019-11-27T14:43:00Z"/>
        </w:rPr>
      </w:pPr>
      <w:del w:id="1146" w:author="Joey Tatú" w:date="2019-11-27T14:43:00Z">
        <w:r w:rsidRPr="00FD222E" w:rsidDel="00FD222E">
          <w:delText>A1: &lt;Edit Page&gt;</w:delText>
        </w:r>
        <w:bookmarkStart w:id="1147" w:name="_Toc25763291"/>
        <w:bookmarkStart w:id="1148" w:name="_Toc25767683"/>
        <w:bookmarkStart w:id="1149" w:name="_Toc26441623"/>
        <w:bookmarkStart w:id="1150" w:name="_Toc26441798"/>
        <w:bookmarkStart w:id="1151" w:name="_Toc26442669"/>
        <w:bookmarkStart w:id="1152" w:name="_Toc26443851"/>
        <w:bookmarkStart w:id="1153" w:name="_Toc26872201"/>
        <w:bookmarkStart w:id="1154" w:name="_Toc26877913"/>
        <w:bookmarkStart w:id="1155" w:name="_Toc30415621"/>
        <w:bookmarkEnd w:id="1147"/>
        <w:bookmarkEnd w:id="1148"/>
        <w:bookmarkEnd w:id="1149"/>
        <w:bookmarkEnd w:id="1150"/>
        <w:bookmarkEnd w:id="1151"/>
        <w:bookmarkEnd w:id="1152"/>
        <w:bookmarkEnd w:id="1153"/>
        <w:bookmarkEnd w:id="1154"/>
        <w:bookmarkEnd w:id="1155"/>
      </w:del>
    </w:p>
    <w:p w14:paraId="2DF7B750" w14:textId="77777777" w:rsidR="009B2F24" w:rsidRPr="00FD222E" w:rsidDel="00FD222E" w:rsidRDefault="009B2F24" w:rsidP="009B2F24">
      <w:pPr>
        <w:pStyle w:val="Heading3"/>
        <w:rPr>
          <w:del w:id="1156" w:author="Joey Tatú" w:date="2019-11-27T14:43:00Z"/>
        </w:rPr>
      </w:pPr>
      <w:del w:id="1157" w:author="Joey Tatú" w:date="2019-11-27T14:43:00Z">
        <w:r w:rsidRPr="00FD222E" w:rsidDel="00FD222E">
          <w:delText>The User selects “Edit Artist Page”</w:delText>
        </w:r>
        <w:bookmarkStart w:id="1158" w:name="_Toc25763292"/>
        <w:bookmarkStart w:id="1159" w:name="_Toc25767684"/>
        <w:bookmarkStart w:id="1160" w:name="_Toc26441624"/>
        <w:bookmarkStart w:id="1161" w:name="_Toc26441799"/>
        <w:bookmarkStart w:id="1162" w:name="_Toc26442670"/>
        <w:bookmarkStart w:id="1163" w:name="_Toc26443852"/>
        <w:bookmarkStart w:id="1164" w:name="_Toc26872202"/>
        <w:bookmarkStart w:id="1165" w:name="_Toc26877914"/>
        <w:bookmarkStart w:id="1166" w:name="_Toc30415622"/>
        <w:bookmarkEnd w:id="1158"/>
        <w:bookmarkEnd w:id="1159"/>
        <w:bookmarkEnd w:id="1160"/>
        <w:bookmarkEnd w:id="1161"/>
        <w:bookmarkEnd w:id="1162"/>
        <w:bookmarkEnd w:id="1163"/>
        <w:bookmarkEnd w:id="1164"/>
        <w:bookmarkEnd w:id="1165"/>
        <w:bookmarkEnd w:id="1166"/>
      </w:del>
    </w:p>
    <w:p w14:paraId="134048EA" w14:textId="77777777" w:rsidR="009B2F24" w:rsidRPr="00FD222E" w:rsidDel="00FD222E" w:rsidRDefault="009B2F24" w:rsidP="009B2F24">
      <w:pPr>
        <w:pStyle w:val="Heading3"/>
        <w:rPr>
          <w:del w:id="1167" w:author="Joey Tatú" w:date="2019-11-27T14:43:00Z"/>
        </w:rPr>
      </w:pPr>
      <w:del w:id="1168" w:author="Joey Tatú" w:date="2019-11-27T14:43:00Z">
        <w:r w:rsidRPr="00FD222E" w:rsidDel="00FD222E">
          <w:delText>&lt;Returns to number 2 in Main Flow&gt;</w:delText>
        </w:r>
        <w:bookmarkStart w:id="1169" w:name="_Toc25763293"/>
        <w:bookmarkStart w:id="1170" w:name="_Toc25767685"/>
        <w:bookmarkStart w:id="1171" w:name="_Toc26441625"/>
        <w:bookmarkStart w:id="1172" w:name="_Toc26441800"/>
        <w:bookmarkStart w:id="1173" w:name="_Toc26442671"/>
        <w:bookmarkStart w:id="1174" w:name="_Toc26443853"/>
        <w:bookmarkStart w:id="1175" w:name="_Toc26872203"/>
        <w:bookmarkStart w:id="1176" w:name="_Toc26877915"/>
        <w:bookmarkStart w:id="1177" w:name="_Toc30415623"/>
        <w:bookmarkEnd w:id="1169"/>
        <w:bookmarkEnd w:id="1170"/>
        <w:bookmarkEnd w:id="1171"/>
        <w:bookmarkEnd w:id="1172"/>
        <w:bookmarkEnd w:id="1173"/>
        <w:bookmarkEnd w:id="1174"/>
        <w:bookmarkEnd w:id="1175"/>
        <w:bookmarkEnd w:id="1176"/>
        <w:bookmarkEnd w:id="1177"/>
      </w:del>
    </w:p>
    <w:p w14:paraId="2439EC1C" w14:textId="77777777" w:rsidR="009B2F24" w:rsidRPr="00FD222E" w:rsidDel="00FD222E" w:rsidRDefault="009B2F24" w:rsidP="009B2F24">
      <w:pPr>
        <w:pStyle w:val="Heading3"/>
        <w:rPr>
          <w:del w:id="1178" w:author="Joey Tatú" w:date="2019-11-27T14:43:00Z"/>
        </w:rPr>
      </w:pPr>
      <w:del w:id="1179" w:author="Joey Tatú" w:date="2019-11-27T14:43:00Z">
        <w:r w:rsidRPr="00FD222E" w:rsidDel="00FD222E">
          <w:delText xml:space="preserve">The System loads the Artist’s Page information from the database. </w:delText>
        </w:r>
        <w:bookmarkStart w:id="1180" w:name="_Toc25763294"/>
        <w:bookmarkStart w:id="1181" w:name="_Toc25767686"/>
        <w:bookmarkStart w:id="1182" w:name="_Toc26441626"/>
        <w:bookmarkStart w:id="1183" w:name="_Toc26441801"/>
        <w:bookmarkStart w:id="1184" w:name="_Toc26442672"/>
        <w:bookmarkStart w:id="1185" w:name="_Toc26443854"/>
        <w:bookmarkStart w:id="1186" w:name="_Toc26872204"/>
        <w:bookmarkStart w:id="1187" w:name="_Toc26877916"/>
        <w:bookmarkStart w:id="1188" w:name="_Toc30415624"/>
        <w:bookmarkEnd w:id="1180"/>
        <w:bookmarkEnd w:id="1181"/>
        <w:bookmarkEnd w:id="1182"/>
        <w:bookmarkEnd w:id="1183"/>
        <w:bookmarkEnd w:id="1184"/>
        <w:bookmarkEnd w:id="1185"/>
        <w:bookmarkEnd w:id="1186"/>
        <w:bookmarkEnd w:id="1187"/>
        <w:bookmarkEnd w:id="1188"/>
      </w:del>
    </w:p>
    <w:p w14:paraId="5D23C35D" w14:textId="77777777" w:rsidR="009B2F24" w:rsidRPr="00FD222E" w:rsidDel="00FD222E" w:rsidRDefault="009B2F24" w:rsidP="009B2F24">
      <w:pPr>
        <w:pStyle w:val="Heading3"/>
        <w:rPr>
          <w:del w:id="1189" w:author="Joey Tatú" w:date="2019-11-27T14:43:00Z"/>
        </w:rPr>
      </w:pPr>
      <w:del w:id="1190" w:author="Joey Tatú" w:date="2019-11-27T14:43:00Z">
        <w:r w:rsidRPr="00FD222E" w:rsidDel="00FD222E">
          <w:delText>&lt;Returns to number 3 in Main Flow&gt;</w:delText>
        </w:r>
        <w:bookmarkStart w:id="1191" w:name="_Toc25763295"/>
        <w:bookmarkStart w:id="1192" w:name="_Toc25767687"/>
        <w:bookmarkStart w:id="1193" w:name="_Toc26441627"/>
        <w:bookmarkStart w:id="1194" w:name="_Toc26441802"/>
        <w:bookmarkStart w:id="1195" w:name="_Toc26442673"/>
        <w:bookmarkStart w:id="1196" w:name="_Toc26443855"/>
        <w:bookmarkStart w:id="1197" w:name="_Toc26872205"/>
        <w:bookmarkStart w:id="1198" w:name="_Toc26877917"/>
        <w:bookmarkStart w:id="1199" w:name="_Toc30415625"/>
        <w:bookmarkEnd w:id="1191"/>
        <w:bookmarkEnd w:id="1192"/>
        <w:bookmarkEnd w:id="1193"/>
        <w:bookmarkEnd w:id="1194"/>
        <w:bookmarkEnd w:id="1195"/>
        <w:bookmarkEnd w:id="1196"/>
        <w:bookmarkEnd w:id="1197"/>
        <w:bookmarkEnd w:id="1198"/>
        <w:bookmarkEnd w:id="1199"/>
      </w:del>
    </w:p>
    <w:p w14:paraId="400AB4C8" w14:textId="77777777" w:rsidR="009B2F24" w:rsidRPr="00FD222E" w:rsidDel="00FD222E" w:rsidRDefault="009B2F24" w:rsidP="009B2F24">
      <w:pPr>
        <w:pStyle w:val="Heading3"/>
        <w:rPr>
          <w:del w:id="1200" w:author="Joey Tatú" w:date="2019-11-27T14:43:00Z"/>
        </w:rPr>
      </w:pPr>
      <w:bookmarkStart w:id="1201" w:name="_Toc25763296"/>
      <w:bookmarkStart w:id="1202" w:name="_Toc25767688"/>
      <w:bookmarkStart w:id="1203" w:name="_Toc26441628"/>
      <w:bookmarkStart w:id="1204" w:name="_Toc26441803"/>
      <w:bookmarkStart w:id="1205" w:name="_Toc26442674"/>
      <w:bookmarkStart w:id="1206" w:name="_Toc26443856"/>
      <w:bookmarkStart w:id="1207" w:name="_Toc26872206"/>
      <w:bookmarkStart w:id="1208" w:name="_Toc26877918"/>
      <w:bookmarkStart w:id="1209" w:name="_Toc30415626"/>
      <w:bookmarkEnd w:id="1201"/>
      <w:bookmarkEnd w:id="1202"/>
      <w:bookmarkEnd w:id="1203"/>
      <w:bookmarkEnd w:id="1204"/>
      <w:bookmarkEnd w:id="1205"/>
      <w:bookmarkEnd w:id="1206"/>
      <w:bookmarkEnd w:id="1207"/>
      <w:bookmarkEnd w:id="1208"/>
      <w:bookmarkEnd w:id="1209"/>
    </w:p>
    <w:p w14:paraId="75C62901" w14:textId="77777777" w:rsidR="009B2F24" w:rsidRPr="00FD222E" w:rsidDel="00FD222E" w:rsidRDefault="009B2F24" w:rsidP="009B2F24">
      <w:pPr>
        <w:pStyle w:val="Heading3"/>
        <w:rPr>
          <w:del w:id="1210" w:author="Joey Tatú" w:date="2019-11-27T14:43:00Z"/>
        </w:rPr>
      </w:pPr>
      <w:bookmarkStart w:id="1211" w:name="_Toc25763297"/>
      <w:bookmarkStart w:id="1212" w:name="_Toc25767689"/>
      <w:bookmarkStart w:id="1213" w:name="_Toc26441629"/>
      <w:bookmarkStart w:id="1214" w:name="_Toc26441804"/>
      <w:bookmarkStart w:id="1215" w:name="_Toc26442675"/>
      <w:bookmarkStart w:id="1216" w:name="_Toc26443857"/>
      <w:bookmarkStart w:id="1217" w:name="_Toc26872207"/>
      <w:bookmarkStart w:id="1218" w:name="_Toc26877919"/>
      <w:bookmarkStart w:id="1219" w:name="_Toc30415627"/>
      <w:bookmarkEnd w:id="1211"/>
      <w:bookmarkEnd w:id="1212"/>
      <w:bookmarkEnd w:id="1213"/>
      <w:bookmarkEnd w:id="1214"/>
      <w:bookmarkEnd w:id="1215"/>
      <w:bookmarkEnd w:id="1216"/>
      <w:bookmarkEnd w:id="1217"/>
      <w:bookmarkEnd w:id="1218"/>
      <w:bookmarkEnd w:id="1219"/>
    </w:p>
    <w:p w14:paraId="4E200F16" w14:textId="77777777" w:rsidR="009B2F24" w:rsidRPr="00FD222E" w:rsidDel="00FD222E" w:rsidRDefault="009B2F24" w:rsidP="009B2F24">
      <w:pPr>
        <w:pStyle w:val="Heading3"/>
        <w:rPr>
          <w:del w:id="1220" w:author="Joey Tatú" w:date="2019-11-27T14:43:00Z"/>
        </w:rPr>
      </w:pPr>
      <w:del w:id="1221" w:author="Joey Tatú" w:date="2019-11-27T14:43:00Z">
        <w:r w:rsidRPr="00FD222E" w:rsidDel="00FD222E">
          <w:delText>Exceptional flow</w:delText>
        </w:r>
        <w:bookmarkStart w:id="1222" w:name="_Toc25763298"/>
        <w:bookmarkStart w:id="1223" w:name="_Toc25767690"/>
        <w:bookmarkStart w:id="1224" w:name="_Toc26441630"/>
        <w:bookmarkStart w:id="1225" w:name="_Toc26441805"/>
        <w:bookmarkStart w:id="1226" w:name="_Toc26442676"/>
        <w:bookmarkStart w:id="1227" w:name="_Toc26443858"/>
        <w:bookmarkStart w:id="1228" w:name="_Toc26872208"/>
        <w:bookmarkStart w:id="1229" w:name="_Toc26877920"/>
        <w:bookmarkStart w:id="1230" w:name="_Toc30415628"/>
        <w:bookmarkEnd w:id="1222"/>
        <w:bookmarkEnd w:id="1223"/>
        <w:bookmarkEnd w:id="1224"/>
        <w:bookmarkEnd w:id="1225"/>
        <w:bookmarkEnd w:id="1226"/>
        <w:bookmarkEnd w:id="1227"/>
        <w:bookmarkEnd w:id="1228"/>
        <w:bookmarkEnd w:id="1229"/>
        <w:bookmarkEnd w:id="1230"/>
      </w:del>
    </w:p>
    <w:p w14:paraId="3EEFA56B" w14:textId="77777777" w:rsidR="009B2F24" w:rsidRPr="00FD222E" w:rsidDel="00FD222E" w:rsidRDefault="009B2F24" w:rsidP="009B2F24">
      <w:pPr>
        <w:pStyle w:val="Heading3"/>
        <w:rPr>
          <w:del w:id="1231" w:author="Joey Tatú" w:date="2019-11-27T14:43:00Z"/>
        </w:rPr>
      </w:pPr>
      <w:del w:id="1232" w:author="Joey Tatú" w:date="2019-11-27T14:43:00Z">
        <w:r w:rsidRPr="00FD222E" w:rsidDel="00FD222E">
          <w:delText xml:space="preserve">E1: System cannot connect to </w:delText>
        </w:r>
      </w:del>
      <w:del w:id="1233" w:author="Joey Tatú" w:date="2019-11-27T14:21:00Z">
        <w:r w:rsidRPr="00FD222E" w:rsidDel="0060759B">
          <w:delText>MySQL</w:delText>
        </w:r>
      </w:del>
      <w:bookmarkStart w:id="1234" w:name="_Toc25763299"/>
      <w:bookmarkStart w:id="1235" w:name="_Toc25767691"/>
      <w:bookmarkStart w:id="1236" w:name="_Toc26441631"/>
      <w:bookmarkStart w:id="1237" w:name="_Toc26441806"/>
      <w:bookmarkStart w:id="1238" w:name="_Toc26442677"/>
      <w:bookmarkStart w:id="1239" w:name="_Toc26443859"/>
      <w:bookmarkStart w:id="1240" w:name="_Toc26872209"/>
      <w:bookmarkStart w:id="1241" w:name="_Toc26877921"/>
      <w:bookmarkStart w:id="1242" w:name="_Toc30415629"/>
      <w:bookmarkEnd w:id="1234"/>
      <w:bookmarkEnd w:id="1235"/>
      <w:bookmarkEnd w:id="1236"/>
      <w:bookmarkEnd w:id="1237"/>
      <w:bookmarkEnd w:id="1238"/>
      <w:bookmarkEnd w:id="1239"/>
      <w:bookmarkEnd w:id="1240"/>
      <w:bookmarkEnd w:id="1241"/>
      <w:bookmarkEnd w:id="1242"/>
    </w:p>
    <w:p w14:paraId="0AA9DF54" w14:textId="77777777" w:rsidR="009B2F24" w:rsidRPr="00FD222E" w:rsidDel="00FD222E" w:rsidRDefault="009B2F24" w:rsidP="009B2F24">
      <w:pPr>
        <w:pStyle w:val="Heading3"/>
        <w:rPr>
          <w:del w:id="1243" w:author="Joey Tatú" w:date="2019-11-27T14:43:00Z"/>
        </w:rPr>
      </w:pPr>
      <w:del w:id="1244" w:author="Joey Tatú" w:date="2019-11-27T14:43:00Z">
        <w:r w:rsidRPr="00FD222E" w:rsidDel="00FD222E">
          <w:delText xml:space="preserve">The System cannot connect </w:delText>
        </w:r>
      </w:del>
      <w:del w:id="1245" w:author="Joey Tatú" w:date="2019-11-27T14:21:00Z">
        <w:r w:rsidRPr="00FD222E" w:rsidDel="0060759B">
          <w:delText>MySQL</w:delText>
        </w:r>
      </w:del>
      <w:del w:id="1246" w:author="Joey Tatú" w:date="2019-11-27T14:43:00Z">
        <w:r w:rsidRPr="00FD222E" w:rsidDel="00FD222E">
          <w:delText xml:space="preserve"> Database</w:delText>
        </w:r>
        <w:bookmarkStart w:id="1247" w:name="_Toc25763300"/>
        <w:bookmarkStart w:id="1248" w:name="_Toc25767692"/>
        <w:bookmarkStart w:id="1249" w:name="_Toc26441632"/>
        <w:bookmarkStart w:id="1250" w:name="_Toc26441807"/>
        <w:bookmarkStart w:id="1251" w:name="_Toc26442678"/>
        <w:bookmarkStart w:id="1252" w:name="_Toc26443860"/>
        <w:bookmarkStart w:id="1253" w:name="_Toc26872210"/>
        <w:bookmarkStart w:id="1254" w:name="_Toc26877922"/>
        <w:bookmarkStart w:id="1255" w:name="_Toc30415630"/>
        <w:bookmarkEnd w:id="1247"/>
        <w:bookmarkEnd w:id="1248"/>
        <w:bookmarkEnd w:id="1249"/>
        <w:bookmarkEnd w:id="1250"/>
        <w:bookmarkEnd w:id="1251"/>
        <w:bookmarkEnd w:id="1252"/>
        <w:bookmarkEnd w:id="1253"/>
        <w:bookmarkEnd w:id="1254"/>
        <w:bookmarkEnd w:id="1255"/>
      </w:del>
    </w:p>
    <w:p w14:paraId="31E94ABF" w14:textId="77777777" w:rsidR="009B2F24" w:rsidRPr="00FD222E" w:rsidDel="00FD222E" w:rsidRDefault="009B2F24" w:rsidP="009B2F24">
      <w:pPr>
        <w:pStyle w:val="Heading3"/>
        <w:rPr>
          <w:del w:id="1256" w:author="Joey Tatú" w:date="2019-11-27T14:43:00Z"/>
        </w:rPr>
      </w:pPr>
      <w:del w:id="1257" w:author="Joey Tatú" w:date="2019-11-27T14:43:00Z">
        <w:r w:rsidRPr="00FD222E" w:rsidDel="00FD222E">
          <w:delText>The System displays a message to the user sating that technical difficulties are occurring.</w:delText>
        </w:r>
        <w:bookmarkStart w:id="1258" w:name="_Toc25763301"/>
        <w:bookmarkStart w:id="1259" w:name="_Toc25767693"/>
        <w:bookmarkStart w:id="1260" w:name="_Toc26441633"/>
        <w:bookmarkStart w:id="1261" w:name="_Toc26441808"/>
        <w:bookmarkStart w:id="1262" w:name="_Toc26442679"/>
        <w:bookmarkStart w:id="1263" w:name="_Toc26443861"/>
        <w:bookmarkStart w:id="1264" w:name="_Toc26872211"/>
        <w:bookmarkStart w:id="1265" w:name="_Toc26877923"/>
        <w:bookmarkStart w:id="1266" w:name="_Toc30415631"/>
        <w:bookmarkEnd w:id="1258"/>
        <w:bookmarkEnd w:id="1259"/>
        <w:bookmarkEnd w:id="1260"/>
        <w:bookmarkEnd w:id="1261"/>
        <w:bookmarkEnd w:id="1262"/>
        <w:bookmarkEnd w:id="1263"/>
        <w:bookmarkEnd w:id="1264"/>
        <w:bookmarkEnd w:id="1265"/>
        <w:bookmarkEnd w:id="1266"/>
      </w:del>
    </w:p>
    <w:p w14:paraId="5DE541D3" w14:textId="77777777" w:rsidR="009B2F24" w:rsidRPr="00FD222E" w:rsidDel="00FD222E" w:rsidRDefault="009B2F24" w:rsidP="009B2F24">
      <w:pPr>
        <w:pStyle w:val="Heading3"/>
        <w:rPr>
          <w:del w:id="1267" w:author="Joey Tatú" w:date="2019-11-27T14:43:00Z"/>
        </w:rPr>
      </w:pPr>
      <w:del w:id="1268" w:author="Joey Tatú" w:date="2019-11-27T14:43:00Z">
        <w:r w:rsidRPr="00FD222E" w:rsidDel="00FD222E">
          <w:delText>The System stores what happened into an error log.</w:delText>
        </w:r>
        <w:bookmarkStart w:id="1269" w:name="_Toc25763302"/>
        <w:bookmarkStart w:id="1270" w:name="_Toc25767694"/>
        <w:bookmarkStart w:id="1271" w:name="_Toc26441634"/>
        <w:bookmarkStart w:id="1272" w:name="_Toc26441809"/>
        <w:bookmarkStart w:id="1273" w:name="_Toc26442680"/>
        <w:bookmarkStart w:id="1274" w:name="_Toc26443862"/>
        <w:bookmarkStart w:id="1275" w:name="_Toc26872212"/>
        <w:bookmarkStart w:id="1276" w:name="_Toc26877924"/>
        <w:bookmarkStart w:id="1277" w:name="_Toc30415632"/>
        <w:bookmarkEnd w:id="1269"/>
        <w:bookmarkEnd w:id="1270"/>
        <w:bookmarkEnd w:id="1271"/>
        <w:bookmarkEnd w:id="1272"/>
        <w:bookmarkEnd w:id="1273"/>
        <w:bookmarkEnd w:id="1274"/>
        <w:bookmarkEnd w:id="1275"/>
        <w:bookmarkEnd w:id="1276"/>
        <w:bookmarkEnd w:id="1277"/>
      </w:del>
    </w:p>
    <w:p w14:paraId="3F1B1D96" w14:textId="77777777" w:rsidR="009B2F24" w:rsidRPr="00FD222E" w:rsidDel="00FD222E" w:rsidRDefault="009B2F24" w:rsidP="009B2F24">
      <w:pPr>
        <w:pStyle w:val="Heading3"/>
        <w:rPr>
          <w:del w:id="1278" w:author="Joey Tatú" w:date="2019-11-27T14:43:00Z"/>
        </w:rPr>
      </w:pPr>
      <w:del w:id="1279" w:author="Joey Tatú" w:date="2019-11-27T14:43:00Z">
        <w:r w:rsidRPr="00FD222E" w:rsidDel="00FD222E">
          <w:delText>&lt;Returns to number 1 in Main Flow&gt;</w:delText>
        </w:r>
        <w:bookmarkStart w:id="1280" w:name="_Toc25763303"/>
        <w:bookmarkStart w:id="1281" w:name="_Toc25767695"/>
        <w:bookmarkStart w:id="1282" w:name="_Toc26441635"/>
        <w:bookmarkStart w:id="1283" w:name="_Toc26441810"/>
        <w:bookmarkStart w:id="1284" w:name="_Toc26442681"/>
        <w:bookmarkStart w:id="1285" w:name="_Toc26443863"/>
        <w:bookmarkStart w:id="1286" w:name="_Toc26872213"/>
        <w:bookmarkStart w:id="1287" w:name="_Toc26877925"/>
        <w:bookmarkStart w:id="1288" w:name="_Toc30415633"/>
        <w:bookmarkEnd w:id="1280"/>
        <w:bookmarkEnd w:id="1281"/>
        <w:bookmarkEnd w:id="1282"/>
        <w:bookmarkEnd w:id="1283"/>
        <w:bookmarkEnd w:id="1284"/>
        <w:bookmarkEnd w:id="1285"/>
        <w:bookmarkEnd w:id="1286"/>
        <w:bookmarkEnd w:id="1287"/>
        <w:bookmarkEnd w:id="1288"/>
      </w:del>
    </w:p>
    <w:p w14:paraId="0E4AC67B" w14:textId="77777777" w:rsidR="009B2F24" w:rsidRPr="00FD222E" w:rsidDel="00FD222E" w:rsidRDefault="009B2F24" w:rsidP="009B2F24">
      <w:pPr>
        <w:pStyle w:val="Heading3"/>
        <w:rPr>
          <w:del w:id="1289" w:author="Joey Tatú" w:date="2019-11-27T14:43:00Z"/>
        </w:rPr>
      </w:pPr>
      <w:bookmarkStart w:id="1290" w:name="_Toc25763304"/>
      <w:bookmarkStart w:id="1291" w:name="_Toc25767696"/>
      <w:bookmarkStart w:id="1292" w:name="_Toc26441636"/>
      <w:bookmarkStart w:id="1293" w:name="_Toc26441811"/>
      <w:bookmarkStart w:id="1294" w:name="_Toc26442682"/>
      <w:bookmarkStart w:id="1295" w:name="_Toc26443864"/>
      <w:bookmarkStart w:id="1296" w:name="_Toc26872214"/>
      <w:bookmarkStart w:id="1297" w:name="_Toc26877926"/>
      <w:bookmarkStart w:id="1298" w:name="_Toc30415634"/>
      <w:bookmarkEnd w:id="1290"/>
      <w:bookmarkEnd w:id="1291"/>
      <w:bookmarkEnd w:id="1292"/>
      <w:bookmarkEnd w:id="1293"/>
      <w:bookmarkEnd w:id="1294"/>
      <w:bookmarkEnd w:id="1295"/>
      <w:bookmarkEnd w:id="1296"/>
      <w:bookmarkEnd w:id="1297"/>
      <w:bookmarkEnd w:id="1298"/>
    </w:p>
    <w:p w14:paraId="65AD1EFE" w14:textId="77777777" w:rsidR="009B2F24" w:rsidRPr="00FD222E" w:rsidDel="00FD222E" w:rsidRDefault="009B2F24" w:rsidP="009B2F24">
      <w:pPr>
        <w:pStyle w:val="Heading3"/>
        <w:rPr>
          <w:del w:id="1299" w:author="Joey Tatú" w:date="2019-11-27T14:43:00Z"/>
        </w:rPr>
      </w:pPr>
      <w:del w:id="1300" w:author="Joey Tatú" w:date="2019-11-27T14:43:00Z">
        <w:r w:rsidRPr="00FD222E" w:rsidDel="00FD222E">
          <w:delText>Termination</w:delText>
        </w:r>
        <w:bookmarkStart w:id="1301" w:name="_Toc25763305"/>
        <w:bookmarkStart w:id="1302" w:name="_Toc25767697"/>
        <w:bookmarkStart w:id="1303" w:name="_Toc26441637"/>
        <w:bookmarkStart w:id="1304" w:name="_Toc26441812"/>
        <w:bookmarkStart w:id="1305" w:name="_Toc26442683"/>
        <w:bookmarkStart w:id="1306" w:name="_Toc26443865"/>
        <w:bookmarkStart w:id="1307" w:name="_Toc26872215"/>
        <w:bookmarkStart w:id="1308" w:name="_Toc26877927"/>
        <w:bookmarkStart w:id="1309" w:name="_Toc30415635"/>
        <w:bookmarkEnd w:id="1301"/>
        <w:bookmarkEnd w:id="1302"/>
        <w:bookmarkEnd w:id="1303"/>
        <w:bookmarkEnd w:id="1304"/>
        <w:bookmarkEnd w:id="1305"/>
        <w:bookmarkEnd w:id="1306"/>
        <w:bookmarkEnd w:id="1307"/>
        <w:bookmarkEnd w:id="1308"/>
        <w:bookmarkEnd w:id="1309"/>
      </w:del>
    </w:p>
    <w:p w14:paraId="3D8AECF6" w14:textId="77777777" w:rsidR="009B2F24" w:rsidRPr="00FD222E" w:rsidDel="00FD222E" w:rsidRDefault="009B2F24" w:rsidP="009B2F24">
      <w:pPr>
        <w:pStyle w:val="Heading3"/>
        <w:rPr>
          <w:del w:id="1310" w:author="Joey Tatú" w:date="2019-11-27T14:43:00Z"/>
        </w:rPr>
      </w:pPr>
      <w:del w:id="1311" w:author="Joey Tatú" w:date="2019-11-27T14:43:00Z">
        <w:r w:rsidRPr="00FD222E" w:rsidDel="00FD222E">
          <w:delText>This Use Case is terminated when the Artist has successfully created or edited their Artist Page.</w:delText>
        </w:r>
        <w:bookmarkStart w:id="1312" w:name="_Toc25763306"/>
        <w:bookmarkStart w:id="1313" w:name="_Toc25767698"/>
        <w:bookmarkStart w:id="1314" w:name="_Toc26441638"/>
        <w:bookmarkStart w:id="1315" w:name="_Toc26441813"/>
        <w:bookmarkStart w:id="1316" w:name="_Toc26442684"/>
        <w:bookmarkStart w:id="1317" w:name="_Toc26443866"/>
        <w:bookmarkStart w:id="1318" w:name="_Toc26872216"/>
        <w:bookmarkStart w:id="1319" w:name="_Toc26877928"/>
        <w:bookmarkStart w:id="1320" w:name="_Toc30415636"/>
        <w:bookmarkEnd w:id="1312"/>
        <w:bookmarkEnd w:id="1313"/>
        <w:bookmarkEnd w:id="1314"/>
        <w:bookmarkEnd w:id="1315"/>
        <w:bookmarkEnd w:id="1316"/>
        <w:bookmarkEnd w:id="1317"/>
        <w:bookmarkEnd w:id="1318"/>
        <w:bookmarkEnd w:id="1319"/>
        <w:bookmarkEnd w:id="1320"/>
      </w:del>
    </w:p>
    <w:p w14:paraId="15B1686B" w14:textId="77777777" w:rsidR="009B2F24" w:rsidRPr="00FD222E" w:rsidDel="00FD222E" w:rsidRDefault="009B2F24" w:rsidP="009B2F24">
      <w:pPr>
        <w:pStyle w:val="Heading3"/>
        <w:rPr>
          <w:del w:id="1321" w:author="Joey Tatú" w:date="2019-11-27T14:43:00Z"/>
        </w:rPr>
      </w:pPr>
      <w:bookmarkStart w:id="1322" w:name="_Toc25763307"/>
      <w:bookmarkStart w:id="1323" w:name="_Toc25767699"/>
      <w:bookmarkStart w:id="1324" w:name="_Toc26441639"/>
      <w:bookmarkStart w:id="1325" w:name="_Toc26441814"/>
      <w:bookmarkStart w:id="1326" w:name="_Toc26442685"/>
      <w:bookmarkStart w:id="1327" w:name="_Toc26443867"/>
      <w:bookmarkStart w:id="1328" w:name="_Toc26872217"/>
      <w:bookmarkStart w:id="1329" w:name="_Toc26877929"/>
      <w:bookmarkStart w:id="1330" w:name="_Toc30415637"/>
      <w:bookmarkEnd w:id="1322"/>
      <w:bookmarkEnd w:id="1323"/>
      <w:bookmarkEnd w:id="1324"/>
      <w:bookmarkEnd w:id="1325"/>
      <w:bookmarkEnd w:id="1326"/>
      <w:bookmarkEnd w:id="1327"/>
      <w:bookmarkEnd w:id="1328"/>
      <w:bookmarkEnd w:id="1329"/>
      <w:bookmarkEnd w:id="1330"/>
    </w:p>
    <w:p w14:paraId="51FF9C8C" w14:textId="77777777" w:rsidR="009B2F24" w:rsidRPr="00FD222E" w:rsidDel="00FD222E" w:rsidRDefault="009B2F24" w:rsidP="009B2F24">
      <w:pPr>
        <w:pStyle w:val="Heading3"/>
        <w:rPr>
          <w:del w:id="1331" w:author="Joey Tatú" w:date="2019-11-27T14:43:00Z"/>
        </w:rPr>
      </w:pPr>
      <w:del w:id="1332" w:author="Joey Tatú" w:date="2019-11-27T14:43:00Z">
        <w:r w:rsidRPr="00FD222E" w:rsidDel="00FD222E">
          <w:delText>Post condition</w:delText>
        </w:r>
        <w:bookmarkStart w:id="1333" w:name="_Toc25763308"/>
        <w:bookmarkStart w:id="1334" w:name="_Toc25767700"/>
        <w:bookmarkStart w:id="1335" w:name="_Toc26441640"/>
        <w:bookmarkStart w:id="1336" w:name="_Toc26441815"/>
        <w:bookmarkStart w:id="1337" w:name="_Toc26442686"/>
        <w:bookmarkStart w:id="1338" w:name="_Toc26443868"/>
        <w:bookmarkStart w:id="1339" w:name="_Toc26872218"/>
        <w:bookmarkStart w:id="1340" w:name="_Toc26877930"/>
        <w:bookmarkStart w:id="1341" w:name="_Toc30415638"/>
        <w:bookmarkEnd w:id="1333"/>
        <w:bookmarkEnd w:id="1334"/>
        <w:bookmarkEnd w:id="1335"/>
        <w:bookmarkEnd w:id="1336"/>
        <w:bookmarkEnd w:id="1337"/>
        <w:bookmarkEnd w:id="1338"/>
        <w:bookmarkEnd w:id="1339"/>
        <w:bookmarkEnd w:id="1340"/>
        <w:bookmarkEnd w:id="1341"/>
      </w:del>
    </w:p>
    <w:p w14:paraId="5625923B" w14:textId="77777777" w:rsidR="009B2F24" w:rsidRPr="00FD222E" w:rsidDel="00FD222E" w:rsidRDefault="009B2F24" w:rsidP="009B2F24">
      <w:pPr>
        <w:pStyle w:val="Heading3"/>
        <w:rPr>
          <w:del w:id="1342" w:author="Joey Tatú" w:date="2019-11-27T14:43:00Z"/>
        </w:rPr>
      </w:pPr>
      <w:del w:id="1343" w:author="Joey Tatú" w:date="2019-11-27T14:43:00Z">
        <w:r w:rsidRPr="00FD222E" w:rsidDel="00FD222E">
          <w:delText>The System goes into a wait state</w:delText>
        </w:r>
        <w:bookmarkStart w:id="1344" w:name="_Toc25763309"/>
        <w:bookmarkStart w:id="1345" w:name="_Toc25767701"/>
        <w:bookmarkStart w:id="1346" w:name="_Toc26441641"/>
        <w:bookmarkStart w:id="1347" w:name="_Toc26441816"/>
        <w:bookmarkStart w:id="1348" w:name="_Toc26442687"/>
        <w:bookmarkStart w:id="1349" w:name="_Toc26443869"/>
        <w:bookmarkStart w:id="1350" w:name="_Toc26872219"/>
        <w:bookmarkStart w:id="1351" w:name="_Toc26877931"/>
        <w:bookmarkStart w:id="1352" w:name="_Toc30415639"/>
        <w:bookmarkEnd w:id="1344"/>
        <w:bookmarkEnd w:id="1345"/>
        <w:bookmarkEnd w:id="1346"/>
        <w:bookmarkEnd w:id="1347"/>
        <w:bookmarkEnd w:id="1348"/>
        <w:bookmarkEnd w:id="1349"/>
        <w:bookmarkEnd w:id="1350"/>
        <w:bookmarkEnd w:id="1351"/>
        <w:bookmarkEnd w:id="1352"/>
      </w:del>
    </w:p>
    <w:p w14:paraId="7A67C66F" w14:textId="77777777" w:rsidR="009B2F24" w:rsidRPr="00FD222E" w:rsidDel="00FD222E" w:rsidRDefault="009B2F24" w:rsidP="009B2F24">
      <w:pPr>
        <w:pStyle w:val="Heading3"/>
        <w:rPr>
          <w:del w:id="1353" w:author="Joey Tatú" w:date="2019-11-27T14:43:00Z"/>
        </w:rPr>
      </w:pPr>
      <w:bookmarkStart w:id="1354" w:name="_Toc25763310"/>
      <w:bookmarkStart w:id="1355" w:name="_Toc25767702"/>
      <w:bookmarkStart w:id="1356" w:name="_Toc26441642"/>
      <w:bookmarkStart w:id="1357" w:name="_Toc26441817"/>
      <w:bookmarkStart w:id="1358" w:name="_Toc26442688"/>
      <w:bookmarkStart w:id="1359" w:name="_Toc26443870"/>
      <w:bookmarkStart w:id="1360" w:name="_Toc26872220"/>
      <w:bookmarkStart w:id="1361" w:name="_Toc26877932"/>
      <w:bookmarkStart w:id="1362" w:name="_Toc30415640"/>
      <w:bookmarkEnd w:id="1354"/>
      <w:bookmarkEnd w:id="1355"/>
      <w:bookmarkEnd w:id="1356"/>
      <w:bookmarkEnd w:id="1357"/>
      <w:bookmarkEnd w:id="1358"/>
      <w:bookmarkEnd w:id="1359"/>
      <w:bookmarkEnd w:id="1360"/>
      <w:bookmarkEnd w:id="1361"/>
      <w:bookmarkEnd w:id="1362"/>
    </w:p>
    <w:p w14:paraId="7A348AD4" w14:textId="77777777" w:rsidR="009B2F24" w:rsidRPr="00FD222E" w:rsidRDefault="009B2F24" w:rsidP="009B2F24">
      <w:pPr>
        <w:pStyle w:val="Heading3"/>
      </w:pPr>
      <w:bookmarkStart w:id="1363" w:name="_Toc25767703"/>
      <w:bookmarkStart w:id="1364" w:name="_Toc30415641"/>
      <w:r w:rsidRPr="00FD222E">
        <w:t xml:space="preserve">Requirement </w:t>
      </w:r>
      <w:del w:id="1365" w:author="Joey Tatú" w:date="2019-11-27T14:44:00Z">
        <w:r w:rsidRPr="00FD222E" w:rsidDel="00FD222E">
          <w:delText>3</w:delText>
        </w:r>
      </w:del>
      <w:ins w:id="1366" w:author="Joey Tatú" w:date="2019-11-27T14:44:00Z">
        <w:r w:rsidRPr="00FD222E">
          <w:t>1</w:t>
        </w:r>
      </w:ins>
      <w:r w:rsidRPr="00FD222E">
        <w:t>: Create</w:t>
      </w:r>
      <w:del w:id="1367" w:author="Joey Tatú" w:date="2019-11-27T14:44:00Z">
        <w:r w:rsidRPr="00FD222E" w:rsidDel="00FD222E">
          <w:delText xml:space="preserve"> Work</w:delText>
        </w:r>
      </w:del>
      <w:r w:rsidRPr="00FD222E">
        <w:t xml:space="preserve"> Schedule</w:t>
      </w:r>
      <w:bookmarkEnd w:id="1363"/>
      <w:bookmarkEnd w:id="1364"/>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368" w:author="Joey Tatú" w:date="2019-11-27T14:22:00Z">
        <w:r w:rsidRPr="00FD222E" w:rsidDel="0060759B">
          <w:delText>Setched</w:delText>
        </w:r>
      </w:del>
      <w:proofErr w:type="spellStart"/>
      <w:ins w:id="1369" w:author="Joey Tatú" w:date="2019-11-27T14:22:00Z">
        <w:r w:rsidRPr="00FD222E">
          <w:t>createSched</w:t>
        </w:r>
      </w:ins>
      <w:proofErr w:type="spellEnd"/>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370"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ins w:id="1371"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372" w:author="Joey Tatú" w:date="2019-11-27T14:49:00Z"/>
        </w:rPr>
      </w:pPr>
      <w:del w:id="1373"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374" w:author="Joey Tatú" w:date="2019-11-27T14:21:00Z">
        <w:r w:rsidRPr="00FD222E" w:rsidDel="0060759B">
          <w:delText>MySQL</w:delText>
        </w:r>
      </w:del>
      <w:del w:id="1375"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376" w:author="Joey Tatú" w:date="2019-11-27T14:49:00Z"/>
        </w:rPr>
      </w:pPr>
      <w:del w:id="1377" w:author="Joey Tatú" w:date="2019-11-27T14:49:00Z">
        <w:r w:rsidRPr="00FD222E" w:rsidDel="00FD222E">
          <w:delText xml:space="preserve">Appointments (Artist) and bookings (Client) are displayed on a calendar on the website, but stored in the </w:delText>
        </w:r>
      </w:del>
      <w:del w:id="1378" w:author="Joey Tatú" w:date="2019-11-27T14:21:00Z">
        <w:r w:rsidRPr="00FD222E" w:rsidDel="0060759B">
          <w:delText>MySQL</w:delText>
        </w:r>
      </w:del>
      <w:del w:id="1379"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380" w:author="Joey Tatú" w:date="2019-11-27T14:47:00Z">
        <w:r w:rsidRPr="00FD222E" w:rsidDel="00FD222E">
          <w:delText>selects “Appointments” on their home menu.</w:delText>
        </w:r>
      </w:del>
      <w:ins w:id="1381"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382" w:author="Joey Tatú" w:date="2019-11-27T14:47:00Z"/>
          <w:b/>
        </w:rPr>
      </w:pPr>
      <w:r w:rsidRPr="00FD222E">
        <w:rPr>
          <w:b/>
        </w:rPr>
        <w:t>Main flow</w:t>
      </w:r>
    </w:p>
    <w:p w14:paraId="47B97639" w14:textId="77777777" w:rsidR="009B2F24" w:rsidRPr="00FD222E" w:rsidRDefault="009B2F24">
      <w:pPr>
        <w:ind w:left="789" w:firstLine="504"/>
        <w:rPr>
          <w:rPrChange w:id="1383" w:author="Joey Tatú" w:date="2019-11-27T14:49:00Z">
            <w:rPr>
              <w:b/>
            </w:rPr>
          </w:rPrChange>
        </w:rPr>
        <w:pPrChange w:id="1384" w:author="Joey Tatú" w:date="2019-11-27T14:55:00Z">
          <w:pPr>
            <w:ind w:left="576"/>
          </w:pPr>
        </w:pPrChange>
      </w:pPr>
      <w:ins w:id="1385" w:author="Joey Tatú" w:date="2019-11-27T14:48:00Z">
        <w:r w:rsidRPr="00FD222E">
          <w:rPr>
            <w:rPrChange w:id="1386"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387" w:author="Joey Tatú" w:date="2019-11-27T14:49:00Z">
            <w:rPr>
              <w:strike/>
            </w:rPr>
          </w:rPrChange>
        </w:rPr>
        <w:t>The</w:t>
      </w:r>
      <w:r>
        <w:t xml:space="preserve"> Artist signs up on the System</w:t>
      </w:r>
      <w:del w:id="1388" w:author="Joey Tatú" w:date="2019-11-27T14:53:00Z">
        <w:r w:rsidDel="008F6099">
          <w:delText xml:space="preserve"> the sign-up bu</w:delText>
        </w:r>
      </w:del>
      <w:r>
        <w:t>.</w:t>
      </w:r>
      <w:ins w:id="1389" w:author="Joey Tatú" w:date="2019-11-27T15:41:00Z">
        <w:r>
          <w:t xml:space="preserve"> </w:t>
        </w:r>
      </w:ins>
      <w:ins w:id="1390" w:author="Joey Tatú" w:date="2019-11-27T15:42:00Z">
        <w:r>
          <w:t>&lt;</w:t>
        </w:r>
      </w:ins>
      <w:ins w:id="1391"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392" w:author="Joey Tatú" w:date="2019-11-27T14:53:00Z"/>
        </w:rPr>
      </w:pPr>
      <w:r>
        <w:t>The Artist inputs their email, password, password again and indicates they are an Artist</w:t>
      </w:r>
      <w:ins w:id="1393" w:author="Joey Tatú" w:date="2019-11-27T14:52:00Z">
        <w:r>
          <w:t xml:space="preserve">, and </w:t>
        </w:r>
      </w:ins>
      <w:r>
        <w:t>then continues.</w:t>
      </w:r>
      <w:del w:id="1394" w:author="Joey Tatú" w:date="2019-11-27T14:52:00Z">
        <w:r w:rsidDel="008F6099">
          <w:delText>.</w:delText>
        </w:r>
      </w:del>
    </w:p>
    <w:p w14:paraId="6DC0D00A" w14:textId="77777777" w:rsidR="009B2F24" w:rsidRDefault="009B2F24" w:rsidP="009B2F24">
      <w:pPr>
        <w:numPr>
          <w:ilvl w:val="0"/>
          <w:numId w:val="76"/>
        </w:numPr>
        <w:spacing w:line="240" w:lineRule="auto"/>
        <w:rPr>
          <w:ins w:id="1395" w:author="Joey Tatú" w:date="2019-11-27T14:53:00Z"/>
        </w:rPr>
      </w:pPr>
      <w:ins w:id="1396"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397" w:author="Joey Tatú" w:date="2019-11-27T14:54:00Z"/>
        </w:rPr>
      </w:pPr>
      <w:ins w:id="1398" w:author="Joey Tatú" w:date="2019-11-27T14:53:00Z">
        <w:r>
          <w:t>The System send</w:t>
        </w:r>
      </w:ins>
      <w:ins w:id="1399" w:author="Joey Tatú" w:date="2019-11-27T14:54:00Z">
        <w:r>
          <w:t>s</w:t>
        </w:r>
      </w:ins>
      <w:ins w:id="1400" w:author="Joey Tatú" w:date="2019-11-27T14:53:00Z">
        <w:r>
          <w:t xml:space="preserve"> the data to the Database.</w:t>
        </w:r>
      </w:ins>
      <w:ins w:id="1401" w:author="Joey Tatú" w:date="2019-11-27T15:41:00Z">
        <w:r>
          <w:t xml:space="preserve"> &lt;See E1&gt;</w:t>
        </w:r>
      </w:ins>
    </w:p>
    <w:p w14:paraId="47534F22" w14:textId="77777777" w:rsidR="009B2F24" w:rsidRDefault="009B2F24" w:rsidP="009B2F24">
      <w:pPr>
        <w:numPr>
          <w:ilvl w:val="0"/>
          <w:numId w:val="76"/>
        </w:numPr>
        <w:spacing w:line="240" w:lineRule="auto"/>
        <w:rPr>
          <w:ins w:id="1402" w:author="Joey Tatú" w:date="2019-11-27T14:54:00Z"/>
        </w:rPr>
      </w:pPr>
      <w:ins w:id="1403" w:author="Joey Tatú" w:date="2019-11-27T14:54:00Z">
        <w:r>
          <w:t>The System receives a response from the Database</w:t>
        </w:r>
      </w:ins>
    </w:p>
    <w:p w14:paraId="620FADA8" w14:textId="77777777" w:rsidR="009B2F24" w:rsidRDefault="009B2F24" w:rsidP="009B2F24">
      <w:pPr>
        <w:numPr>
          <w:ilvl w:val="0"/>
          <w:numId w:val="76"/>
        </w:numPr>
        <w:spacing w:line="240" w:lineRule="auto"/>
        <w:rPr>
          <w:ins w:id="1404" w:author="Joey Tatú" w:date="2019-11-27T14:55:00Z"/>
        </w:rPr>
      </w:pPr>
      <w:ins w:id="1405" w:author="Joey Tatú" w:date="2019-11-27T14:54:00Z">
        <w:r>
          <w:t>The System shows the Artist the home menu for artist</w:t>
        </w:r>
      </w:ins>
      <w:ins w:id="1406" w:author="Joey Tatú" w:date="2019-11-27T14:55:00Z">
        <w:r>
          <w:t>s.</w:t>
        </w:r>
      </w:ins>
    </w:p>
    <w:p w14:paraId="0E85EBDD" w14:textId="77777777" w:rsidR="009B2F24" w:rsidRDefault="009B2F24" w:rsidP="009B2F24">
      <w:pPr>
        <w:ind w:left="1293"/>
        <w:rPr>
          <w:ins w:id="1407" w:author="Joey Tatú" w:date="2019-11-27T14:55:00Z"/>
        </w:rPr>
      </w:pPr>
    </w:p>
    <w:p w14:paraId="42B62AFE" w14:textId="77777777" w:rsidR="009B2F24" w:rsidRDefault="009B2F24" w:rsidP="009B2F24">
      <w:pPr>
        <w:ind w:left="789" w:firstLine="504"/>
        <w:rPr>
          <w:ins w:id="1408" w:author="Joey Tatú" w:date="2019-11-27T15:28:00Z"/>
        </w:rPr>
      </w:pPr>
      <w:ins w:id="1409"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410" w:author="Joey Tatú" w:date="2019-11-27T15:29:00Z"/>
        </w:rPr>
      </w:pPr>
      <w:ins w:id="1411" w:author="Joey Tatú" w:date="2019-11-27T15:29:00Z">
        <w:r>
          <w:t xml:space="preserve">The Artist </w:t>
        </w:r>
      </w:ins>
      <w:r>
        <w:t>accesses their Profile on the System.</w:t>
      </w:r>
      <w:ins w:id="1412" w:author="Joey Tatú" w:date="2019-11-27T15:45:00Z">
        <w:r>
          <w:t xml:space="preserve"> </w:t>
        </w:r>
      </w:ins>
      <w:ins w:id="1413"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414" w:author="Joey Tatú" w:date="2019-11-27T15:30:00Z"/>
        </w:rPr>
      </w:pPr>
      <w:ins w:id="1415" w:author="Joey Tatú" w:date="2019-11-27T15:29:00Z">
        <w:r>
          <w:t xml:space="preserve">The System shows the Artist </w:t>
        </w:r>
      </w:ins>
      <w:ins w:id="1416"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417" w:author="Joey Tatú" w:date="2019-11-27T15:33:00Z"/>
        </w:rPr>
      </w:pPr>
      <w:ins w:id="1418" w:author="Joey Tatú" w:date="2019-11-27T15:30:00Z">
        <w:r>
          <w:t xml:space="preserve">The Artist inputs their name, </w:t>
        </w:r>
      </w:ins>
      <w:ins w:id="1419" w:author="Joey Tatú" w:date="2019-11-27T15:32:00Z">
        <w:r>
          <w:t>location, bio, interested in (i.e. tattoos, piercings and/or body modificati</w:t>
        </w:r>
      </w:ins>
      <w:ins w:id="1420"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421" w:author="Joey Tatú" w:date="2019-11-27T15:33:00Z"/>
        </w:rPr>
      </w:pPr>
      <w:ins w:id="1422"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423" w:author="Joey Tatú" w:date="2019-11-27T15:33:00Z"/>
        </w:rPr>
      </w:pPr>
      <w:ins w:id="1424"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425" w:author="Joey Tatú" w:date="2019-11-27T15:34:00Z"/>
        </w:rPr>
      </w:pPr>
      <w:ins w:id="1426" w:author="Joey Tatú" w:date="2019-11-27T15:33:00Z">
        <w:r>
          <w:t>The System shows the A</w:t>
        </w:r>
      </w:ins>
      <w:ins w:id="1427"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428" w:author="Joey Tatú" w:date="2019-11-27T15:34:00Z"/>
        </w:rPr>
      </w:pPr>
      <w:ins w:id="1429"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430" w:author="Joey Tatú" w:date="2019-11-27T15:35:00Z"/>
        </w:rPr>
      </w:pPr>
      <w:ins w:id="1431" w:author="Joey Tatú" w:date="2019-11-27T15:34:00Z">
        <w:r>
          <w:t>The System shows the Artist their home</w:t>
        </w:r>
      </w:ins>
      <w:ins w:id="1432" w:author="Joey Tatú" w:date="2019-11-27T15:35:00Z">
        <w:r>
          <w:t xml:space="preserve"> menu.</w:t>
        </w:r>
      </w:ins>
    </w:p>
    <w:p w14:paraId="3A8F4B28" w14:textId="77777777" w:rsidR="009B2F24" w:rsidRDefault="009B2F24">
      <w:pPr>
        <w:pStyle w:val="ListParagraph"/>
        <w:ind w:left="1293"/>
        <w:rPr>
          <w:ins w:id="1433" w:author="Joey Tatú" w:date="2019-11-27T15:35:00Z"/>
        </w:rPr>
        <w:pPrChange w:id="1434"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435" w:author="Joey Tatú" w:date="2019-11-27T15:35:00Z"/>
        </w:rPr>
      </w:pPr>
      <w:ins w:id="1436" w:author="Joey Tatú" w:date="2019-11-27T15:35:00Z">
        <w:r w:rsidRPr="0070087F">
          <w:t xml:space="preserve">(Function: </w:t>
        </w:r>
        <w:r>
          <w:t xml:space="preserve">Create </w:t>
        </w:r>
      </w:ins>
      <w:ins w:id="1437" w:author="Joey Tatú" w:date="2019-11-27T15:37:00Z">
        <w:r>
          <w:t xml:space="preserve">Artist </w:t>
        </w:r>
      </w:ins>
      <w:ins w:id="1438"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439" w:author="Joey Tatú" w:date="2019-11-27T15:35:00Z"/>
        </w:rPr>
      </w:pPr>
      <w:ins w:id="1440" w:author="Joey Tatú" w:date="2019-11-27T15:35:00Z">
        <w:r>
          <w:t xml:space="preserve">The Artist </w:t>
        </w:r>
      </w:ins>
      <w:r>
        <w:t>accesses their (Artist’s) Page on the System.</w:t>
      </w:r>
      <w:ins w:id="1441"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442" w:author="Joey Tatú" w:date="2019-11-27T15:35:00Z"/>
        </w:rPr>
      </w:pPr>
      <w:ins w:id="1443"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444" w:author="Joey Tatú" w:date="2019-11-27T15:35:00Z"/>
        </w:rPr>
      </w:pPr>
      <w:ins w:id="1445" w:author="Joey Tatú" w:date="2019-11-27T15:35:00Z">
        <w:r>
          <w:t>The Artist inputs the</w:t>
        </w:r>
      </w:ins>
      <w:ins w:id="1446" w:author="Joey Tatú" w:date="2019-11-27T15:37:00Z">
        <w:r>
          <w:t xml:space="preserve"> </w:t>
        </w:r>
      </w:ins>
      <w:ins w:id="1447" w:author="Joey Tatú" w:date="2019-11-27T15:41:00Z">
        <w:r>
          <w:t>company</w:t>
        </w:r>
      </w:ins>
      <w:ins w:id="1448" w:author="Joey Tatú" w:date="2019-11-27T15:37:00Z">
        <w:r>
          <w:t xml:space="preserve"> name, address of company, bio of company, and the company’s prof</w:t>
        </w:r>
      </w:ins>
      <w:ins w:id="1449" w:author="Joey Tatú" w:date="2019-11-27T15:38:00Z">
        <w:r>
          <w:t>ile photo.</w:t>
        </w:r>
      </w:ins>
    </w:p>
    <w:p w14:paraId="23FA8B98" w14:textId="77777777" w:rsidR="009B2F24" w:rsidRDefault="009B2F24" w:rsidP="009B2F24">
      <w:pPr>
        <w:pStyle w:val="ListParagraph"/>
        <w:numPr>
          <w:ilvl w:val="0"/>
          <w:numId w:val="76"/>
        </w:numPr>
        <w:spacing w:after="120"/>
        <w:jc w:val="both"/>
      </w:pPr>
      <w:ins w:id="1450"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451" w:author="Joey Tatú" w:date="2019-11-27T15:35:00Z"/>
        </w:rPr>
      </w:pPr>
      <w:ins w:id="1452"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453" w:author="Joey Tatú" w:date="2019-11-27T15:35:00Z"/>
        </w:rPr>
      </w:pPr>
      <w:ins w:id="1454" w:author="Joey Tatú" w:date="2019-11-27T15:35:00Z">
        <w:r>
          <w:t xml:space="preserve">The System shows the Artist </w:t>
        </w:r>
      </w:ins>
      <w:ins w:id="1455" w:author="Joey Tatú" w:date="2019-11-27T15:38:00Z">
        <w:r>
          <w:t>their Artist Page</w:t>
        </w:r>
      </w:ins>
      <w:ins w:id="1456" w:author="Joey Tatú" w:date="2019-11-27T15:35:00Z">
        <w:r>
          <w:t>.</w:t>
        </w:r>
      </w:ins>
    </w:p>
    <w:p w14:paraId="6469CE19" w14:textId="77777777" w:rsidR="009B2F24" w:rsidRDefault="009B2F24" w:rsidP="009B2F24">
      <w:pPr>
        <w:pStyle w:val="ListParagraph"/>
        <w:numPr>
          <w:ilvl w:val="0"/>
          <w:numId w:val="76"/>
        </w:numPr>
        <w:spacing w:after="120"/>
        <w:jc w:val="both"/>
        <w:rPr>
          <w:ins w:id="1457" w:author="Joey Tatú" w:date="2019-11-27T15:34:00Z"/>
        </w:rPr>
      </w:pPr>
      <w:ins w:id="1458" w:author="Joey Tatú" w:date="2019-11-27T15:34:00Z">
        <w:r>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459" w:author="Joey Tatú" w:date="2019-11-27T15:36:00Z"/>
        </w:rPr>
      </w:pPr>
      <w:ins w:id="1460" w:author="Joey Tatú" w:date="2019-11-27T15:35:00Z">
        <w:r>
          <w:t>The System shows the Artist their home menu.</w:t>
        </w:r>
      </w:ins>
    </w:p>
    <w:p w14:paraId="11BB8E30" w14:textId="77777777" w:rsidR="009B2F24" w:rsidRDefault="009B2F24">
      <w:pPr>
        <w:pStyle w:val="ListParagraph"/>
        <w:ind w:left="1293"/>
        <w:rPr>
          <w:ins w:id="1461" w:author="Joey Tatú" w:date="2019-11-27T15:36:00Z"/>
        </w:rPr>
        <w:pPrChange w:id="1462"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463" w:author="Joey Tatú" w:date="2019-11-27T15:48:00Z"/>
        </w:rPr>
      </w:pPr>
      <w:ins w:id="1464" w:author="Joey Tatú" w:date="2019-11-27T15:36:00Z">
        <w:r w:rsidRPr="00634CE1">
          <w:t xml:space="preserve">(Function: Create </w:t>
        </w:r>
      </w:ins>
      <w:ins w:id="1465" w:author="Joey Tatú" w:date="2019-11-27T15:37:00Z">
        <w:r>
          <w:t>schedule</w:t>
        </w:r>
      </w:ins>
      <w:ins w:id="1466" w:author="Joey Tatú" w:date="2019-11-27T15:36:00Z">
        <w:r w:rsidRPr="00634CE1">
          <w:t>)</w:t>
        </w:r>
      </w:ins>
    </w:p>
    <w:p w14:paraId="3C098CCB" w14:textId="77777777" w:rsidR="009B2F24" w:rsidRPr="00634CE1" w:rsidRDefault="009B2F24">
      <w:pPr>
        <w:ind w:left="1293"/>
        <w:rPr>
          <w:ins w:id="1467" w:author="Joey Tatú" w:date="2019-11-27T14:55:00Z"/>
        </w:rPr>
        <w:pPrChange w:id="1468"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469"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470" w:author="Joey Tatú" w:date="2019-11-27T15:00:00Z"/>
        </w:rPr>
      </w:pPr>
      <w:ins w:id="1471" w:author="Joey Tatú" w:date="2019-11-27T14:59:00Z">
        <w:r>
          <w:t>The System contacts the database to check if dates and times have previo</w:t>
        </w:r>
      </w:ins>
      <w:ins w:id="1472" w:author="Joey Tatú" w:date="2019-11-27T15:00:00Z">
        <w:r>
          <w:t>usly been set.</w:t>
        </w:r>
      </w:ins>
      <w:ins w:id="1473"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474" w:author="Joey Tatú" w:date="2019-11-27T14:56:00Z"/>
        </w:rPr>
      </w:pPr>
      <w:ins w:id="1475" w:author="Joey Tatú" w:date="2019-11-27T14:56:00Z">
        <w:r>
          <w:t>The System shows the Artist the calendar page</w:t>
        </w:r>
      </w:ins>
      <w:ins w:id="1476" w:author="Joey Tatú" w:date="2019-11-27T15:01:00Z">
        <w:r>
          <w:t xml:space="preserve"> with the m</w:t>
        </w:r>
      </w:ins>
      <w:ins w:id="1477" w:author="Joey Tatú" w:date="2019-11-27T14:57:00Z">
        <w:r>
          <w:t>onth view</w:t>
        </w:r>
      </w:ins>
      <w:ins w:id="1478" w:author="Joey Tatú" w:date="2019-11-27T15:01:00Z">
        <w:r>
          <w:t>.</w:t>
        </w:r>
      </w:ins>
    </w:p>
    <w:p w14:paraId="30FD88EE" w14:textId="77777777" w:rsidR="009B2F24" w:rsidRDefault="009B2F24" w:rsidP="009B2F24">
      <w:pPr>
        <w:pStyle w:val="ListParagraph"/>
        <w:numPr>
          <w:ilvl w:val="0"/>
          <w:numId w:val="76"/>
        </w:numPr>
        <w:spacing w:after="120"/>
        <w:jc w:val="both"/>
        <w:rPr>
          <w:ins w:id="1479" w:author="Joey Tatú" w:date="2019-11-27T14:57:00Z"/>
        </w:rPr>
      </w:pPr>
      <w:ins w:id="1480" w:author="Joey Tatú" w:date="2019-11-27T14:56:00Z">
        <w:r>
          <w:t>The Artist</w:t>
        </w:r>
      </w:ins>
      <w:ins w:id="1481"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482" w:author="Joey Tatú" w:date="2019-11-27T14:58:00Z"/>
        </w:rPr>
      </w:pPr>
      <w:ins w:id="1483" w:author="Joey Tatú" w:date="2019-11-27T14:57:00Z">
        <w:r>
          <w:t>The Artist specifies the dates and times the</w:t>
        </w:r>
      </w:ins>
      <w:ins w:id="1484" w:author="Joey Tatú" w:date="2019-11-27T14:58:00Z">
        <w:r>
          <w:t xml:space="preserve">y are strictly unavailable. </w:t>
        </w:r>
      </w:ins>
    </w:p>
    <w:p w14:paraId="4CB98CC8" w14:textId="77777777" w:rsidR="009B2F24" w:rsidRDefault="009B2F24" w:rsidP="009B2F24">
      <w:pPr>
        <w:pStyle w:val="ListParagraph"/>
        <w:ind w:left="1293"/>
        <w:rPr>
          <w:ins w:id="1485" w:author="Joey Tatú" w:date="2019-11-27T15:39:00Z"/>
        </w:rPr>
      </w:pPr>
      <w:ins w:id="1486" w:author="Joey Tatú" w:date="2019-11-27T14:58:00Z">
        <w:r>
          <w:t>(Optional: The Artist selects the calendar to repeat every month)</w:t>
        </w:r>
      </w:ins>
    </w:p>
    <w:p w14:paraId="055AAD27" w14:textId="77777777" w:rsidR="009B2F24" w:rsidRPr="00421923" w:rsidRDefault="009B2F24">
      <w:pPr>
        <w:pStyle w:val="ListParagraph"/>
        <w:numPr>
          <w:ilvl w:val="0"/>
          <w:numId w:val="76"/>
        </w:numPr>
        <w:spacing w:after="120"/>
        <w:jc w:val="both"/>
        <w:rPr>
          <w:ins w:id="1487" w:author="Joey Tatú" w:date="2019-11-27T14:58:00Z"/>
        </w:rPr>
        <w:pPrChange w:id="1488" w:author="Joey Tatú" w:date="2019-11-27T15:40:00Z">
          <w:pPr>
            <w:pStyle w:val="ListParagraph"/>
            <w:ind w:left="1293"/>
          </w:pPr>
        </w:pPrChange>
      </w:pPr>
      <w:ins w:id="1489" w:author="Joey Tatú" w:date="2019-11-27T15:39:00Z">
        <w:r>
          <w:t>The Artist inputs sizes, example photos</w:t>
        </w:r>
      </w:ins>
      <w:ins w:id="1490" w:author="Joey Tatú" w:date="2019-11-27T15:40:00Z">
        <w:r>
          <w:t>,</w:t>
        </w:r>
      </w:ins>
      <w:ins w:id="1491" w:author="Joey Tatú" w:date="2019-11-27T15:39:00Z">
        <w:r>
          <w:t xml:space="preserve"> prices</w:t>
        </w:r>
      </w:ins>
      <w:ins w:id="1492"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493" w:author="Joey Tatú" w:date="2019-11-27T15:33:00Z">
        <w:r>
          <w:t xml:space="preserve">The Artist </w:t>
        </w:r>
      </w:ins>
      <w:r>
        <w:t>saves the inputs to the System.</w:t>
      </w:r>
    </w:p>
    <w:p w14:paraId="67A8DF8E" w14:textId="77777777" w:rsidR="009B2F24" w:rsidRPr="00634CE1" w:rsidRDefault="009B2F24">
      <w:pPr>
        <w:numPr>
          <w:ilvl w:val="0"/>
          <w:numId w:val="76"/>
        </w:numPr>
        <w:spacing w:after="120"/>
        <w:jc w:val="both"/>
        <w:rPr>
          <w:ins w:id="1494" w:author="Joey Tatú" w:date="2019-11-27T14:55:00Z"/>
        </w:rPr>
        <w:pPrChange w:id="1495" w:author="Joey Tatú" w:date="2019-11-27T15:38:00Z">
          <w:pPr/>
        </w:pPrChange>
      </w:pPr>
      <w:ins w:id="1496" w:author="Joey Tatú" w:date="2019-11-27T15:40:00Z">
        <w:r>
          <w:t xml:space="preserve">The System </w:t>
        </w:r>
      </w:ins>
      <w:ins w:id="1497" w:author="Joey Tatú" w:date="2019-11-27T15:41:00Z">
        <w:r>
          <w:t>encrypts the data and sends it to the database.</w:t>
        </w:r>
      </w:ins>
      <w:ins w:id="1498" w:author="Joey Tatú" w:date="2019-11-27T15:40:00Z">
        <w:r>
          <w:t xml:space="preserve"> </w:t>
        </w:r>
      </w:ins>
    </w:p>
    <w:p w14:paraId="5495386F" w14:textId="77777777" w:rsidR="009B2F24" w:rsidRDefault="009B2F24">
      <w:pPr>
        <w:rPr>
          <w:ins w:id="1499" w:author="Joey Tatú" w:date="2019-11-27T14:53:00Z"/>
        </w:rPr>
        <w:pPrChange w:id="1500" w:author="Joey Tatú" w:date="2019-11-27T14:55:00Z">
          <w:pPr>
            <w:numPr>
              <w:numId w:val="44"/>
            </w:numPr>
            <w:tabs>
              <w:tab w:val="num" w:pos="792"/>
            </w:tabs>
            <w:ind w:left="792" w:hanging="432"/>
          </w:pPr>
        </w:pPrChange>
      </w:pPr>
    </w:p>
    <w:p w14:paraId="7BA2CFBD" w14:textId="77777777" w:rsidR="009B2F24" w:rsidRDefault="009B2F24" w:rsidP="009B2F24">
      <w:pPr>
        <w:rPr>
          <w:ins w:id="1501" w:author="Joey Tatú" w:date="2019-11-27T14:54:00Z"/>
        </w:rPr>
      </w:pPr>
    </w:p>
    <w:p w14:paraId="30088890" w14:textId="77777777" w:rsidR="009B2F24" w:rsidRPr="00FD222E" w:rsidDel="00421923" w:rsidRDefault="009B2F24">
      <w:pPr>
        <w:rPr>
          <w:del w:id="1502" w:author="Joey Tatú" w:date="2019-11-27T15:41:00Z"/>
        </w:rPr>
        <w:pPrChange w:id="1503" w:author="Joey Tatú" w:date="2019-11-27T14:54:00Z">
          <w:pPr>
            <w:numPr>
              <w:numId w:val="42"/>
            </w:numPr>
            <w:ind w:left="720" w:hanging="360"/>
          </w:pPr>
        </w:pPrChange>
      </w:pPr>
    </w:p>
    <w:p w14:paraId="526BBC60" w14:textId="77777777" w:rsidR="009B2F24" w:rsidRPr="00FD222E" w:rsidDel="00421923" w:rsidRDefault="009B2F24">
      <w:pPr>
        <w:numPr>
          <w:ilvl w:val="0"/>
          <w:numId w:val="75"/>
        </w:numPr>
        <w:spacing w:line="240" w:lineRule="auto"/>
        <w:rPr>
          <w:del w:id="1504" w:author="Joey Tatú" w:date="2019-11-27T15:41:00Z"/>
        </w:rPr>
        <w:pPrChange w:id="1505" w:author="Joey Tatú" w:date="2019-11-27T14:49:00Z">
          <w:pPr>
            <w:numPr>
              <w:numId w:val="8"/>
            </w:numPr>
            <w:tabs>
              <w:tab w:val="num" w:pos="720"/>
            </w:tabs>
            <w:ind w:left="720" w:hanging="360"/>
          </w:pPr>
        </w:pPrChange>
      </w:pPr>
      <w:del w:id="1506" w:author="Joey Tatú" w:date="2019-11-27T15:41:00Z">
        <w:r w:rsidRPr="00FD222E" w:rsidDel="00421923">
          <w:delText>The Artist selects “Appointments” from their home menu.</w:delText>
        </w:r>
      </w:del>
    </w:p>
    <w:p w14:paraId="0A269455" w14:textId="77777777" w:rsidR="009B2F24" w:rsidRPr="00FD222E" w:rsidDel="00421923" w:rsidRDefault="009B2F24">
      <w:pPr>
        <w:numPr>
          <w:ilvl w:val="0"/>
          <w:numId w:val="75"/>
        </w:numPr>
        <w:spacing w:line="240" w:lineRule="auto"/>
        <w:rPr>
          <w:del w:id="1507" w:author="Joey Tatú" w:date="2019-11-27T15:41:00Z"/>
        </w:rPr>
        <w:pPrChange w:id="1508" w:author="Joey Tatú" w:date="2019-11-27T14:49:00Z">
          <w:pPr>
            <w:numPr>
              <w:numId w:val="8"/>
            </w:numPr>
            <w:tabs>
              <w:tab w:val="num" w:pos="720"/>
            </w:tabs>
            <w:ind w:left="720" w:hanging="360"/>
          </w:pPr>
        </w:pPrChange>
      </w:pPr>
      <w:del w:id="1509"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pPr>
        <w:numPr>
          <w:ilvl w:val="0"/>
          <w:numId w:val="75"/>
        </w:numPr>
        <w:spacing w:line="240" w:lineRule="auto"/>
        <w:rPr>
          <w:del w:id="1510" w:author="Joey Tatú" w:date="2019-11-27T15:41:00Z"/>
        </w:rPr>
        <w:pPrChange w:id="1511" w:author="Joey Tatú" w:date="2019-11-27T14:49:00Z">
          <w:pPr>
            <w:numPr>
              <w:numId w:val="8"/>
            </w:numPr>
            <w:tabs>
              <w:tab w:val="num" w:pos="720"/>
            </w:tabs>
            <w:ind w:left="720" w:hanging="360"/>
          </w:pPr>
        </w:pPrChange>
      </w:pPr>
      <w:del w:id="1512"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513" w:author="Joey Tatú" w:date="2019-11-27T15:41:00Z"/>
        </w:rPr>
      </w:pPr>
      <w:del w:id="1514"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pPr>
        <w:pStyle w:val="ListParagraph"/>
        <w:numPr>
          <w:ilvl w:val="0"/>
          <w:numId w:val="75"/>
        </w:numPr>
        <w:spacing w:before="0"/>
        <w:rPr>
          <w:del w:id="1515" w:author="Joey Tatú" w:date="2019-11-27T15:41:00Z"/>
        </w:rPr>
        <w:pPrChange w:id="1516" w:author="Joey Tatú" w:date="2019-11-27T14:49:00Z">
          <w:pPr>
            <w:pStyle w:val="ListParagraph"/>
            <w:numPr>
              <w:numId w:val="8"/>
            </w:numPr>
            <w:tabs>
              <w:tab w:val="num" w:pos="720"/>
            </w:tabs>
            <w:ind w:hanging="360"/>
          </w:pPr>
        </w:pPrChange>
      </w:pPr>
      <w:del w:id="1517"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pPr>
        <w:pStyle w:val="ListParagraph"/>
        <w:numPr>
          <w:ilvl w:val="0"/>
          <w:numId w:val="75"/>
        </w:numPr>
        <w:spacing w:before="0"/>
        <w:rPr>
          <w:del w:id="1518" w:author="Joey Tatú" w:date="2019-11-27T15:41:00Z"/>
        </w:rPr>
        <w:pPrChange w:id="1519" w:author="Joey Tatú" w:date="2019-11-27T14:49:00Z">
          <w:pPr>
            <w:pStyle w:val="ListParagraph"/>
            <w:numPr>
              <w:numId w:val="8"/>
            </w:numPr>
            <w:tabs>
              <w:tab w:val="num" w:pos="720"/>
            </w:tabs>
            <w:ind w:hanging="360"/>
          </w:pPr>
        </w:pPrChange>
      </w:pPr>
      <w:del w:id="1520" w:author="Joey Tatú" w:date="2019-11-27T15:41:00Z">
        <w:r w:rsidRPr="00FD222E" w:rsidDel="00421923">
          <w:delText>The Artist selects “Save”</w:delText>
        </w:r>
      </w:del>
    </w:p>
    <w:p w14:paraId="48BB6CEC" w14:textId="77777777" w:rsidR="009B2F24" w:rsidRPr="00FD222E" w:rsidDel="00421923" w:rsidRDefault="009B2F24">
      <w:pPr>
        <w:pStyle w:val="ListParagraph"/>
        <w:numPr>
          <w:ilvl w:val="0"/>
          <w:numId w:val="75"/>
        </w:numPr>
        <w:spacing w:before="0"/>
        <w:rPr>
          <w:del w:id="1521" w:author="Joey Tatú" w:date="2019-11-27T15:41:00Z"/>
        </w:rPr>
        <w:pPrChange w:id="1522" w:author="Joey Tatú" w:date="2019-11-27T14:49:00Z">
          <w:pPr>
            <w:pStyle w:val="ListParagraph"/>
            <w:numPr>
              <w:numId w:val="8"/>
            </w:numPr>
            <w:tabs>
              <w:tab w:val="num" w:pos="720"/>
            </w:tabs>
            <w:ind w:hanging="360"/>
          </w:pPr>
        </w:pPrChange>
      </w:pPr>
      <w:del w:id="1523" w:author="Joey Tatú" w:date="2019-11-27T15:41:00Z">
        <w:r w:rsidRPr="00FD222E" w:rsidDel="00421923">
          <w:delText xml:space="preserve">The System connects to the </w:delText>
        </w:r>
      </w:del>
      <w:del w:id="1524" w:author="Joey Tatú" w:date="2019-11-27T14:18:00Z">
        <w:r w:rsidRPr="00FD222E" w:rsidDel="0060759B">
          <w:delText>MySQL</w:delText>
        </w:r>
      </w:del>
      <w:del w:id="1525" w:author="Joey Tatú" w:date="2019-11-27T15:41:00Z">
        <w:r w:rsidRPr="00FD222E" w:rsidDel="00421923">
          <w:delText xml:space="preserve"> database</w:delText>
        </w:r>
      </w:del>
    </w:p>
    <w:p w14:paraId="594E6A0E" w14:textId="77777777" w:rsidR="009B2F24" w:rsidRPr="00FD222E" w:rsidDel="00421923" w:rsidRDefault="009B2F24">
      <w:pPr>
        <w:pStyle w:val="ListParagraph"/>
        <w:numPr>
          <w:ilvl w:val="0"/>
          <w:numId w:val="75"/>
        </w:numPr>
        <w:spacing w:before="0"/>
        <w:rPr>
          <w:del w:id="1526" w:author="Joey Tatú" w:date="2019-11-27T15:41:00Z"/>
        </w:rPr>
        <w:pPrChange w:id="1527" w:author="Joey Tatú" w:date="2019-11-27T14:49:00Z">
          <w:pPr>
            <w:pStyle w:val="ListParagraph"/>
            <w:numPr>
              <w:numId w:val="8"/>
            </w:numPr>
            <w:tabs>
              <w:tab w:val="num" w:pos="720"/>
            </w:tabs>
            <w:ind w:hanging="360"/>
          </w:pPr>
        </w:pPrChange>
      </w:pPr>
      <w:del w:id="1528" w:author="Joey Tatú" w:date="2019-11-27T15:41:00Z">
        <w:r w:rsidRPr="00FD222E" w:rsidDel="00421923">
          <w:delText>The System inserts the data in the database.</w:delText>
        </w:r>
      </w:del>
    </w:p>
    <w:p w14:paraId="30479080" w14:textId="77777777" w:rsidR="009B2F24" w:rsidRPr="00FD222E" w:rsidDel="00421923" w:rsidRDefault="009B2F24">
      <w:pPr>
        <w:pStyle w:val="ListParagraph"/>
        <w:numPr>
          <w:ilvl w:val="0"/>
          <w:numId w:val="75"/>
        </w:numPr>
        <w:spacing w:before="0"/>
        <w:rPr>
          <w:del w:id="1529" w:author="Joey Tatú" w:date="2019-11-27T15:41:00Z"/>
        </w:rPr>
        <w:pPrChange w:id="1530" w:author="Joey Tatú" w:date="2019-11-27T14:49:00Z">
          <w:pPr>
            <w:pStyle w:val="ListParagraph"/>
            <w:numPr>
              <w:numId w:val="8"/>
            </w:numPr>
            <w:tabs>
              <w:tab w:val="num" w:pos="720"/>
            </w:tabs>
            <w:ind w:hanging="360"/>
          </w:pPr>
        </w:pPrChange>
      </w:pPr>
      <w:del w:id="1531"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532" w:author="Joey Tatú" w:date="2019-11-27T15:42:00Z"/>
          <w:b/>
        </w:rPr>
      </w:pPr>
      <w:r w:rsidRPr="00FD222E">
        <w:rPr>
          <w:b/>
        </w:rPr>
        <w:t>Alternate flow</w:t>
      </w:r>
    </w:p>
    <w:p w14:paraId="53F5F6D9" w14:textId="77777777" w:rsidR="009B2F24" w:rsidRPr="0070087F" w:rsidRDefault="009B2F24" w:rsidP="009B2F24">
      <w:pPr>
        <w:pStyle w:val="A"/>
        <w:numPr>
          <w:ilvl w:val="0"/>
          <w:numId w:val="0"/>
        </w:numPr>
        <w:ind w:left="933" w:hanging="357"/>
        <w:rPr>
          <w:ins w:id="1533" w:author="Joey Tatú" w:date="2019-11-27T15:42:00Z"/>
          <w:lang w:val="en-IE"/>
        </w:rPr>
      </w:pPr>
      <w:ins w:id="1534"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535" w:author="Joey Tatú" w:date="2019-11-27T15:43:00Z"/>
          <w:lang w:val="en-IE"/>
        </w:rPr>
      </w:pPr>
      <w:ins w:id="1536"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537" w:author="Joey Tatú" w:date="2019-11-27T15:43:00Z"/>
          <w:lang w:val="en-IE"/>
        </w:rPr>
      </w:pPr>
      <w:ins w:id="1538"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539" w:author="Joey Tatú" w:date="2019-11-27T15:44:00Z"/>
          <w:lang w:val="en-IE"/>
        </w:rPr>
      </w:pPr>
      <w:ins w:id="1540" w:author="Joey Tatú" w:date="2019-11-27T15:43:00Z">
        <w:r>
          <w:rPr>
            <w:lang w:val="en-IE"/>
          </w:rPr>
          <w:t>The System connects to the database and verifies the user. &lt;See E1&gt;</w:t>
        </w:r>
      </w:ins>
    </w:p>
    <w:p w14:paraId="2EEA7B8D" w14:textId="77777777" w:rsidR="009B2F24" w:rsidRPr="0070087F" w:rsidRDefault="009B2F24">
      <w:pPr>
        <w:pStyle w:val="A"/>
        <w:numPr>
          <w:ilvl w:val="0"/>
          <w:numId w:val="77"/>
        </w:numPr>
        <w:rPr>
          <w:ins w:id="1541" w:author="Joey Tatú" w:date="2019-11-27T15:42:00Z"/>
          <w:lang w:val="en-IE"/>
        </w:rPr>
        <w:pPrChange w:id="1542" w:author="Joey Tatú" w:date="2019-11-27T15:42:00Z">
          <w:pPr>
            <w:pStyle w:val="A"/>
            <w:numPr>
              <w:numId w:val="20"/>
            </w:numPr>
            <w:tabs>
              <w:tab w:val="num" w:pos="1293"/>
            </w:tabs>
            <w:ind w:left="1293" w:hanging="360"/>
          </w:pPr>
        </w:pPrChange>
      </w:pPr>
      <w:ins w:id="1543" w:author="Joey Tatú" w:date="2019-11-27T15:44:00Z">
        <w:r>
          <w:rPr>
            <w:lang w:val="en-IE"/>
          </w:rPr>
          <w:t>The database sends the reply to the System.</w:t>
        </w:r>
      </w:ins>
    </w:p>
    <w:p w14:paraId="74929B13" w14:textId="77777777" w:rsidR="009B2F24" w:rsidRDefault="009B2F24" w:rsidP="009B2F24">
      <w:pPr>
        <w:ind w:left="1296"/>
        <w:rPr>
          <w:ins w:id="1544" w:author="Joey Tatú" w:date="2019-11-27T15:45:00Z"/>
        </w:rPr>
      </w:pPr>
      <w:ins w:id="1545" w:author="Joey Tatú" w:date="2019-11-27T15:42:00Z">
        <w:r w:rsidRPr="0070087F">
          <w:t xml:space="preserve">&lt;returns to number </w:t>
        </w:r>
      </w:ins>
      <w:ins w:id="1546" w:author="Joey Tatú" w:date="2019-11-27T15:44:00Z">
        <w:r>
          <w:t>7</w:t>
        </w:r>
      </w:ins>
      <w:ins w:id="1547" w:author="Joey Tatú" w:date="2019-11-27T15:42:00Z">
        <w:r w:rsidRPr="0070087F">
          <w:t xml:space="preserve"> in Main Flow&gt;</w:t>
        </w:r>
      </w:ins>
    </w:p>
    <w:p w14:paraId="3754135A" w14:textId="77777777" w:rsidR="009B2F24" w:rsidRDefault="009B2F24" w:rsidP="009B2F24">
      <w:pPr>
        <w:ind w:left="1296"/>
        <w:rPr>
          <w:ins w:id="1548" w:author="Joey Tatú" w:date="2019-11-27T15:45:00Z"/>
        </w:rPr>
      </w:pPr>
    </w:p>
    <w:p w14:paraId="2F772974" w14:textId="77777777" w:rsidR="009B2F24" w:rsidRPr="0070087F" w:rsidRDefault="009B2F24" w:rsidP="009B2F24">
      <w:pPr>
        <w:pStyle w:val="A"/>
        <w:numPr>
          <w:ilvl w:val="0"/>
          <w:numId w:val="0"/>
        </w:numPr>
        <w:ind w:left="933" w:hanging="357"/>
        <w:rPr>
          <w:ins w:id="1549" w:author="Joey Tatú" w:date="2019-11-27T15:45:00Z"/>
          <w:lang w:val="en-IE"/>
        </w:rPr>
      </w:pPr>
      <w:ins w:id="1550"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551" w:author="Joey Tatú" w:date="2019-11-27T15:42:00Z"/>
        </w:rPr>
      </w:pPr>
      <w:ins w:id="1552" w:author="Joey Tatú" w:date="2019-11-27T15:45:00Z">
        <w:r w:rsidRPr="0070087F">
          <w:t xml:space="preserve">&lt;returns to number </w:t>
        </w:r>
      </w:ins>
      <w:ins w:id="1553" w:author="Joey Tatú" w:date="2019-11-27T15:46:00Z">
        <w:r>
          <w:t>24</w:t>
        </w:r>
      </w:ins>
      <w:ins w:id="1554" w:author="Joey Tatú" w:date="2019-11-27T15:45:00Z">
        <w:r w:rsidRPr="0070087F">
          <w:t xml:space="preserve"> in Main Flow&gt;</w:t>
        </w:r>
      </w:ins>
    </w:p>
    <w:p w14:paraId="476227BE" w14:textId="77777777" w:rsidR="009B2F24" w:rsidRPr="00421923" w:rsidRDefault="009B2F24">
      <w:pPr>
        <w:ind w:left="1296"/>
        <w:rPr>
          <w:rPrChange w:id="1555" w:author="Joey Tatú" w:date="2019-11-27T15:42:00Z">
            <w:rPr>
              <w:b/>
            </w:rPr>
          </w:rPrChange>
        </w:rPr>
        <w:pPrChange w:id="1556"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557" w:author="Joey Tatú" w:date="2019-11-27T15:46:00Z">
        <w:r w:rsidRPr="00FD222E" w:rsidDel="00421923">
          <w:rPr>
            <w:lang w:val="en-IE"/>
          </w:rPr>
          <w:delText>A1</w:delText>
        </w:r>
      </w:del>
      <w:ins w:id="1558"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pPr>
        <w:pStyle w:val="A"/>
        <w:numPr>
          <w:ilvl w:val="0"/>
          <w:numId w:val="78"/>
        </w:numPr>
        <w:rPr>
          <w:lang w:val="en-IE"/>
        </w:rPr>
        <w:pPrChange w:id="1559" w:author="Joey Tatú" w:date="2019-11-27T15:42:00Z">
          <w:pPr>
            <w:pStyle w:val="A"/>
            <w:numPr>
              <w:numId w:val="20"/>
            </w:numPr>
            <w:tabs>
              <w:tab w:val="num" w:pos="1293"/>
            </w:tabs>
            <w:ind w:left="1293" w:hanging="360"/>
          </w:pPr>
        </w:pPrChange>
      </w:pPr>
      <w:r w:rsidRPr="00FD222E">
        <w:rPr>
          <w:lang w:val="en-IE"/>
        </w:rPr>
        <w:t>The System connects to the</w:t>
      </w:r>
      <w:del w:id="1560"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pPr>
        <w:pStyle w:val="A"/>
        <w:numPr>
          <w:ilvl w:val="0"/>
          <w:numId w:val="78"/>
        </w:numPr>
        <w:rPr>
          <w:lang w:val="en-IE"/>
        </w:rPr>
        <w:pPrChange w:id="1561"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pPr>
        <w:pStyle w:val="A"/>
        <w:numPr>
          <w:ilvl w:val="0"/>
          <w:numId w:val="78"/>
        </w:numPr>
        <w:rPr>
          <w:lang w:val="en-IE"/>
        </w:rPr>
        <w:pPrChange w:id="1562"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563" w:author="Joey Tatú" w:date="2019-11-27T15:47:00Z">
        <w:r w:rsidRPr="00FD222E" w:rsidDel="00421923">
          <w:delText xml:space="preserve">3 </w:delText>
        </w:r>
      </w:del>
      <w:ins w:id="1564"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565" w:author="Joey Tatú" w:date="2019-11-27T14:19:00Z">
        <w:r w:rsidRPr="00FD222E">
          <w:rPr>
            <w:lang w:val="en-IE"/>
          </w:rPr>
          <w:t>database.</w:t>
        </w:r>
      </w:ins>
      <w:del w:id="1566"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567"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568" w:name="_Toc25767704"/>
      <w:bookmarkStart w:id="1569" w:name="_Toc30415642"/>
      <w:r w:rsidRPr="00FD222E">
        <w:t xml:space="preserve">Requirement </w:t>
      </w:r>
      <w:del w:id="1570" w:author="Joey Tatú" w:date="2019-11-27T16:06:00Z">
        <w:r w:rsidRPr="00FD222E" w:rsidDel="00E30DC3">
          <w:delText>4</w:delText>
        </w:r>
      </w:del>
      <w:ins w:id="1571" w:author="Joey Tatú" w:date="2019-11-27T16:06:00Z">
        <w:r>
          <w:t>2</w:t>
        </w:r>
      </w:ins>
      <w:r w:rsidRPr="00FD222E">
        <w:t>: Book appointment</w:t>
      </w:r>
      <w:bookmarkEnd w:id="1568"/>
      <w:bookmarkEnd w:id="1569"/>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572" w:author="Joey Tatú" w:date="2019-11-27T15:57:00Z">
        <w:r w:rsidRPr="00FD222E" w:rsidDel="0072775B">
          <w:delText>createBooking</w:delText>
        </w:r>
      </w:del>
      <w:proofErr w:type="spellStart"/>
      <w:ins w:id="1573" w:author="Joey Tatú" w:date="2019-11-27T15:57:00Z">
        <w:r>
          <w:t>make</w:t>
        </w:r>
        <w:r w:rsidRPr="00FD222E">
          <w:t>Booking</w:t>
        </w:r>
      </w:ins>
      <w:proofErr w:type="spellEnd"/>
    </w:p>
    <w:p w14:paraId="71FEA9BE" w14:textId="77777777" w:rsidR="009B2F24" w:rsidRPr="00FD222E" w:rsidRDefault="009B2F24" w:rsidP="009B2F24">
      <w:pPr>
        <w:ind w:left="576"/>
        <w:rPr>
          <w:b/>
        </w:rPr>
      </w:pPr>
      <w:r w:rsidRPr="00FD222E">
        <w:rPr>
          <w:b/>
        </w:rPr>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574" w:author="Joey Tatú [2]" w:date="2019-11-27T16:43:00Z">
        <w:r>
          <w:rPr>
            <w:b/>
            <w:noProof/>
          </w:rPr>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18">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575" w:author="Joey Tatú" w:date="2019-11-27T15:59:00Z">
        <w:del w:id="1576"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577"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0">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578" w:author="Joey Tatú" w:date="2019-11-27T16:02:00Z"/>
        </w:rPr>
      </w:pPr>
      <w:del w:id="1579" w:author="Joey Tatú" w:date="2019-11-27T16:02:00Z">
        <w:r w:rsidRPr="00FD222E" w:rsidDel="00E30DC3">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580" w:author="Joey Tatú" w:date="2019-11-27T14:19:00Z">
        <w:r w:rsidRPr="00FD222E" w:rsidDel="0060759B">
          <w:delText>MySQL</w:delText>
        </w:r>
      </w:del>
      <w:del w:id="1581"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582"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583" w:author="Joey Tatú" w:date="2019-11-27T15:49:00Z"/>
          <w:b/>
        </w:rPr>
      </w:pPr>
      <w:r w:rsidRPr="00FD222E">
        <w:rPr>
          <w:b/>
        </w:rPr>
        <w:t>Main flow</w:t>
      </w:r>
    </w:p>
    <w:p w14:paraId="46870F3A" w14:textId="77777777" w:rsidR="009B2F24" w:rsidRPr="0070087F" w:rsidRDefault="009B2F24" w:rsidP="009B2F24">
      <w:pPr>
        <w:ind w:left="789" w:firstLine="504"/>
        <w:rPr>
          <w:ins w:id="1584" w:author="Joey Tatú" w:date="2019-11-27T15:49:00Z"/>
        </w:rPr>
      </w:pPr>
      <w:ins w:id="1585" w:author="Joey Tatú" w:date="2019-11-27T15:49:00Z">
        <w:r w:rsidRPr="0070087F">
          <w:t xml:space="preserve">(Function: Sign up) </w:t>
        </w:r>
      </w:ins>
    </w:p>
    <w:p w14:paraId="46600A46" w14:textId="77777777" w:rsidR="009B2F24" w:rsidRDefault="009B2F24">
      <w:pPr>
        <w:numPr>
          <w:ilvl w:val="0"/>
          <w:numId w:val="79"/>
        </w:numPr>
        <w:spacing w:line="240" w:lineRule="auto"/>
        <w:rPr>
          <w:ins w:id="1586" w:author="Joey Tatú" w:date="2019-11-27T15:49:00Z"/>
        </w:rPr>
        <w:pPrChange w:id="1587" w:author="Joey Tatú" w:date="2019-11-27T15:49:00Z">
          <w:pPr>
            <w:numPr>
              <w:numId w:val="44"/>
            </w:numPr>
            <w:tabs>
              <w:tab w:val="num" w:pos="792"/>
            </w:tabs>
            <w:ind w:left="792" w:hanging="432"/>
          </w:pPr>
        </w:pPrChange>
      </w:pPr>
      <w:ins w:id="1588" w:author="Joey Tatú" w:date="2019-11-27T15:49:00Z">
        <w:r w:rsidRPr="0070087F">
          <w:t>The</w:t>
        </w:r>
        <w:r>
          <w:t xml:space="preserve"> Client </w:t>
        </w:r>
      </w:ins>
      <w:r>
        <w:t>signs up on the System</w:t>
      </w:r>
      <w:ins w:id="1589" w:author="Joey Tatú" w:date="2019-11-27T15:49:00Z">
        <w:r>
          <w:t>. &lt;See A1</w:t>
        </w:r>
      </w:ins>
    </w:p>
    <w:p w14:paraId="6D76EFFA" w14:textId="77777777" w:rsidR="009B2F24" w:rsidRDefault="009B2F24">
      <w:pPr>
        <w:numPr>
          <w:ilvl w:val="0"/>
          <w:numId w:val="79"/>
        </w:numPr>
        <w:spacing w:line="240" w:lineRule="auto"/>
        <w:rPr>
          <w:ins w:id="1590" w:author="Joey Tatú" w:date="2019-11-27T15:49:00Z"/>
        </w:rPr>
        <w:pPrChange w:id="1591" w:author="Joey Tatú" w:date="2019-11-27T15:49:00Z">
          <w:pPr>
            <w:numPr>
              <w:numId w:val="44"/>
            </w:numPr>
            <w:tabs>
              <w:tab w:val="num" w:pos="792"/>
            </w:tabs>
            <w:ind w:left="792" w:hanging="432"/>
          </w:pPr>
        </w:pPrChange>
      </w:pPr>
      <w:ins w:id="1592" w:author="Joey Tatú" w:date="2019-11-27T15:49:00Z">
        <w:r>
          <w:t xml:space="preserve">The </w:t>
        </w:r>
      </w:ins>
      <w:ins w:id="1593" w:author="Joey Tatú" w:date="2019-11-27T15:50:00Z">
        <w:r>
          <w:t>Client</w:t>
        </w:r>
      </w:ins>
      <w:ins w:id="1594" w:author="Joey Tatú" w:date="2019-11-27T15:49:00Z">
        <w:r>
          <w:t xml:space="preserve"> shows the Artist the sign-up page.</w:t>
        </w:r>
      </w:ins>
    </w:p>
    <w:p w14:paraId="06E12DC7" w14:textId="77777777" w:rsidR="009B2F24" w:rsidRDefault="009B2F24">
      <w:pPr>
        <w:numPr>
          <w:ilvl w:val="0"/>
          <w:numId w:val="79"/>
        </w:numPr>
        <w:spacing w:line="240" w:lineRule="auto"/>
        <w:rPr>
          <w:ins w:id="1595" w:author="Joey Tatú" w:date="2019-11-27T15:49:00Z"/>
        </w:rPr>
        <w:pPrChange w:id="1596" w:author="Joey Tatú" w:date="2019-11-27T15:49:00Z">
          <w:pPr>
            <w:numPr>
              <w:numId w:val="44"/>
            </w:numPr>
            <w:tabs>
              <w:tab w:val="num" w:pos="792"/>
            </w:tabs>
            <w:ind w:left="792" w:hanging="432"/>
          </w:pPr>
        </w:pPrChange>
      </w:pPr>
      <w:ins w:id="1597" w:author="Joey Tatú" w:date="2019-11-27T15:49:00Z">
        <w:r>
          <w:t>The</w:t>
        </w:r>
      </w:ins>
      <w:ins w:id="1598" w:author="Joey Tatú" w:date="2019-11-27T15:50:00Z">
        <w:r w:rsidRPr="0072775B">
          <w:t xml:space="preserve"> </w:t>
        </w:r>
        <w:r>
          <w:t xml:space="preserve">Client </w:t>
        </w:r>
      </w:ins>
      <w:ins w:id="1599" w:author="Joey Tatú" w:date="2019-11-27T15:49:00Z">
        <w:r>
          <w:t xml:space="preserve">inputs their email, password, password again and indicates they are a </w:t>
        </w:r>
      </w:ins>
      <w:ins w:id="1600" w:author="Joey Tatú" w:date="2019-11-27T15:50:00Z">
        <w:r>
          <w:t>Client</w:t>
        </w:r>
      </w:ins>
      <w:ins w:id="1601" w:author="Joey Tatú" w:date="2019-11-27T15:49:00Z">
        <w:r>
          <w:t xml:space="preserve">, and selects </w:t>
        </w:r>
      </w:ins>
      <w:r>
        <w:t>continues.</w:t>
      </w:r>
    </w:p>
    <w:p w14:paraId="07A5EAC3" w14:textId="77777777" w:rsidR="009B2F24" w:rsidRDefault="009B2F24">
      <w:pPr>
        <w:numPr>
          <w:ilvl w:val="0"/>
          <w:numId w:val="79"/>
        </w:numPr>
        <w:spacing w:line="240" w:lineRule="auto"/>
        <w:rPr>
          <w:ins w:id="1602" w:author="Joey Tatú" w:date="2019-11-27T15:49:00Z"/>
        </w:rPr>
        <w:pPrChange w:id="1603" w:author="Joey Tatú" w:date="2019-11-27T15:49:00Z">
          <w:pPr>
            <w:numPr>
              <w:numId w:val="44"/>
            </w:numPr>
            <w:tabs>
              <w:tab w:val="num" w:pos="792"/>
            </w:tabs>
            <w:ind w:left="792" w:hanging="432"/>
          </w:pPr>
        </w:pPrChange>
      </w:pPr>
      <w:ins w:id="1604" w:author="Joey Tatú" w:date="2019-11-27T15:49:00Z">
        <w:r>
          <w:t>The System encrypts the data using AES.</w:t>
        </w:r>
      </w:ins>
    </w:p>
    <w:p w14:paraId="032BE88D" w14:textId="77777777" w:rsidR="009B2F24" w:rsidRDefault="009B2F24">
      <w:pPr>
        <w:numPr>
          <w:ilvl w:val="0"/>
          <w:numId w:val="79"/>
        </w:numPr>
        <w:spacing w:line="240" w:lineRule="auto"/>
        <w:rPr>
          <w:ins w:id="1605" w:author="Joey Tatú" w:date="2019-11-27T15:49:00Z"/>
        </w:rPr>
        <w:pPrChange w:id="1606" w:author="Joey Tatú" w:date="2019-11-27T15:49:00Z">
          <w:pPr>
            <w:numPr>
              <w:numId w:val="44"/>
            </w:numPr>
            <w:tabs>
              <w:tab w:val="num" w:pos="792"/>
            </w:tabs>
            <w:ind w:left="792" w:hanging="432"/>
          </w:pPr>
        </w:pPrChange>
      </w:pPr>
      <w:ins w:id="1607" w:author="Joey Tatú" w:date="2019-11-27T15:49:00Z">
        <w:r>
          <w:t>The System sends the data to the Database. &lt;See E1&gt;</w:t>
        </w:r>
      </w:ins>
    </w:p>
    <w:p w14:paraId="4685150E" w14:textId="77777777" w:rsidR="009B2F24" w:rsidRDefault="009B2F24">
      <w:pPr>
        <w:numPr>
          <w:ilvl w:val="0"/>
          <w:numId w:val="79"/>
        </w:numPr>
        <w:spacing w:line="240" w:lineRule="auto"/>
        <w:rPr>
          <w:ins w:id="1608" w:author="Joey Tatú" w:date="2019-11-27T15:49:00Z"/>
        </w:rPr>
        <w:pPrChange w:id="1609" w:author="Joey Tatú" w:date="2019-11-27T15:49:00Z">
          <w:pPr>
            <w:numPr>
              <w:numId w:val="44"/>
            </w:numPr>
            <w:tabs>
              <w:tab w:val="num" w:pos="792"/>
            </w:tabs>
            <w:ind w:left="792" w:hanging="432"/>
          </w:pPr>
        </w:pPrChange>
      </w:pPr>
      <w:ins w:id="1610" w:author="Joey Tatú" w:date="2019-11-27T15:49:00Z">
        <w:r>
          <w:t>The System receives a response from the Database</w:t>
        </w:r>
      </w:ins>
    </w:p>
    <w:p w14:paraId="7A859DE4" w14:textId="77777777" w:rsidR="009B2F24" w:rsidRDefault="009B2F24">
      <w:pPr>
        <w:numPr>
          <w:ilvl w:val="0"/>
          <w:numId w:val="79"/>
        </w:numPr>
        <w:spacing w:line="240" w:lineRule="auto"/>
        <w:rPr>
          <w:ins w:id="1611" w:author="Joey Tatú" w:date="2019-11-27T15:49:00Z"/>
        </w:rPr>
        <w:pPrChange w:id="1612" w:author="Joey Tatú" w:date="2019-11-27T15:49:00Z">
          <w:pPr>
            <w:numPr>
              <w:numId w:val="44"/>
            </w:numPr>
            <w:tabs>
              <w:tab w:val="num" w:pos="792"/>
            </w:tabs>
            <w:ind w:left="792" w:hanging="432"/>
          </w:pPr>
        </w:pPrChange>
      </w:pPr>
      <w:ins w:id="1613" w:author="Joey Tatú" w:date="2019-11-27T15:49:00Z">
        <w:r>
          <w:t xml:space="preserve">The System shows the </w:t>
        </w:r>
      </w:ins>
      <w:ins w:id="1614" w:author="Joey Tatú" w:date="2019-11-27T15:50:00Z">
        <w:r>
          <w:t>Client</w:t>
        </w:r>
      </w:ins>
      <w:ins w:id="1615" w:author="Joey Tatú" w:date="2019-11-27T15:49:00Z">
        <w:r>
          <w:t xml:space="preserve"> the home menu for artists.</w:t>
        </w:r>
      </w:ins>
    </w:p>
    <w:p w14:paraId="73072292" w14:textId="77777777" w:rsidR="009B2F24" w:rsidRDefault="009B2F24" w:rsidP="009B2F24">
      <w:pPr>
        <w:ind w:left="1293"/>
        <w:rPr>
          <w:ins w:id="1616" w:author="Joey Tatú" w:date="2019-11-27T15:49:00Z"/>
        </w:rPr>
      </w:pPr>
    </w:p>
    <w:p w14:paraId="73C626DC" w14:textId="77777777" w:rsidR="009B2F24" w:rsidRDefault="009B2F24" w:rsidP="009B2F24">
      <w:pPr>
        <w:ind w:left="789" w:firstLine="504"/>
        <w:rPr>
          <w:ins w:id="1617" w:author="Joey Tatú" w:date="2019-11-27T15:49:00Z"/>
        </w:rPr>
      </w:pPr>
      <w:ins w:id="1618" w:author="Joey Tatú" w:date="2019-11-27T15:49:00Z">
        <w:r w:rsidRPr="0070087F">
          <w:t xml:space="preserve">(Function: </w:t>
        </w:r>
        <w:r>
          <w:t>Create Profile</w:t>
        </w:r>
        <w:r w:rsidRPr="0070087F">
          <w:t xml:space="preserve">) </w:t>
        </w:r>
      </w:ins>
    </w:p>
    <w:p w14:paraId="13CDAE73" w14:textId="77777777" w:rsidR="009B2F24" w:rsidRDefault="009B2F24">
      <w:pPr>
        <w:pStyle w:val="ListParagraph"/>
        <w:numPr>
          <w:ilvl w:val="0"/>
          <w:numId w:val="79"/>
        </w:numPr>
        <w:spacing w:after="120"/>
        <w:jc w:val="both"/>
        <w:rPr>
          <w:ins w:id="1619" w:author="Joey Tatú" w:date="2019-11-27T15:49:00Z"/>
        </w:rPr>
        <w:pPrChange w:id="1620" w:author="Joey Tatú" w:date="2019-11-27T15:49:00Z">
          <w:pPr>
            <w:pStyle w:val="ListParagraph"/>
            <w:numPr>
              <w:numId w:val="44"/>
            </w:numPr>
            <w:tabs>
              <w:tab w:val="num" w:pos="792"/>
            </w:tabs>
            <w:ind w:left="792" w:hanging="432"/>
          </w:pPr>
        </w:pPrChange>
      </w:pPr>
      <w:ins w:id="1621" w:author="Joey Tatú" w:date="2019-11-27T15:49:00Z">
        <w:r>
          <w:t xml:space="preserve">The </w:t>
        </w:r>
      </w:ins>
      <w:ins w:id="1622" w:author="Joey Tatú" w:date="2019-11-27T15:50:00Z">
        <w:r>
          <w:t>Client</w:t>
        </w:r>
      </w:ins>
      <w:ins w:id="1623" w:author="Joey Tatú" w:date="2019-11-27T15:49:00Z">
        <w:r>
          <w:t xml:space="preserve"> </w:t>
        </w:r>
      </w:ins>
      <w:r>
        <w:t>accesses their Profile on the System</w:t>
      </w:r>
      <w:ins w:id="1624" w:author="Joey Tatú" w:date="2019-11-27T15:49:00Z">
        <w:r>
          <w:t xml:space="preserve">. &lt;See A2&gt; </w:t>
        </w:r>
      </w:ins>
    </w:p>
    <w:p w14:paraId="54AA343D" w14:textId="77777777" w:rsidR="009B2F24" w:rsidRDefault="009B2F24">
      <w:pPr>
        <w:pStyle w:val="ListParagraph"/>
        <w:numPr>
          <w:ilvl w:val="0"/>
          <w:numId w:val="79"/>
        </w:numPr>
        <w:spacing w:after="120"/>
        <w:jc w:val="both"/>
        <w:rPr>
          <w:ins w:id="1625" w:author="Joey Tatú" w:date="2019-11-27T15:49:00Z"/>
        </w:rPr>
        <w:pPrChange w:id="1626" w:author="Joey Tatú" w:date="2019-11-27T15:49:00Z">
          <w:pPr>
            <w:pStyle w:val="ListParagraph"/>
            <w:numPr>
              <w:numId w:val="44"/>
            </w:numPr>
            <w:tabs>
              <w:tab w:val="num" w:pos="792"/>
            </w:tabs>
            <w:ind w:left="792" w:hanging="432"/>
          </w:pPr>
        </w:pPrChange>
      </w:pPr>
      <w:ins w:id="1627" w:author="Joey Tatú" w:date="2019-11-27T15:49:00Z">
        <w:r>
          <w:t xml:space="preserve">The System shows the </w:t>
        </w:r>
      </w:ins>
      <w:ins w:id="1628" w:author="Joey Tatú" w:date="2019-11-27T15:50:00Z">
        <w:r>
          <w:t>Client</w:t>
        </w:r>
      </w:ins>
      <w:ins w:id="1629" w:author="Joey Tatú" w:date="2019-11-27T15:49:00Z">
        <w:r>
          <w:t xml:space="preserve"> the edit profile page.</w:t>
        </w:r>
      </w:ins>
    </w:p>
    <w:p w14:paraId="20A2E66C" w14:textId="77777777" w:rsidR="009B2F24" w:rsidRDefault="009B2F24">
      <w:pPr>
        <w:pStyle w:val="ListParagraph"/>
        <w:numPr>
          <w:ilvl w:val="0"/>
          <w:numId w:val="79"/>
        </w:numPr>
        <w:spacing w:after="120"/>
        <w:jc w:val="both"/>
        <w:rPr>
          <w:ins w:id="1630" w:author="Joey Tatú" w:date="2019-11-27T15:49:00Z"/>
        </w:rPr>
        <w:pPrChange w:id="1631" w:author="Joey Tatú" w:date="2019-11-27T15:49:00Z">
          <w:pPr>
            <w:pStyle w:val="ListParagraph"/>
            <w:numPr>
              <w:numId w:val="44"/>
            </w:numPr>
            <w:tabs>
              <w:tab w:val="num" w:pos="792"/>
            </w:tabs>
            <w:ind w:left="792" w:hanging="432"/>
          </w:pPr>
        </w:pPrChange>
      </w:pPr>
      <w:ins w:id="1632" w:author="Joey Tatú" w:date="2019-11-27T15:49:00Z">
        <w:r>
          <w:t xml:space="preserve">The </w:t>
        </w:r>
      </w:ins>
      <w:ins w:id="1633" w:author="Joey Tatú" w:date="2019-11-27T15:50:00Z">
        <w:r>
          <w:t>Client</w:t>
        </w:r>
      </w:ins>
      <w:ins w:id="1634" w:author="Joey Tatú" w:date="2019-11-27T15:49:00Z">
        <w:r>
          <w:t xml:space="preserve"> inputs their name, location, bio, interested in (i.e. tattoos, piercings and/or body modifications), profile photo.</w:t>
        </w:r>
      </w:ins>
    </w:p>
    <w:p w14:paraId="246E840B" w14:textId="77777777" w:rsidR="009B2F24" w:rsidRDefault="009B2F24">
      <w:pPr>
        <w:pStyle w:val="ListParagraph"/>
        <w:numPr>
          <w:ilvl w:val="0"/>
          <w:numId w:val="79"/>
        </w:numPr>
        <w:spacing w:after="120"/>
        <w:jc w:val="both"/>
        <w:rPr>
          <w:ins w:id="1635" w:author="Joey Tatú" w:date="2019-11-27T15:49:00Z"/>
        </w:rPr>
        <w:pPrChange w:id="1636" w:author="Joey Tatú" w:date="2019-11-27T15:49:00Z">
          <w:pPr>
            <w:pStyle w:val="ListParagraph"/>
            <w:numPr>
              <w:numId w:val="44"/>
            </w:numPr>
            <w:tabs>
              <w:tab w:val="num" w:pos="792"/>
            </w:tabs>
            <w:ind w:left="792" w:hanging="432"/>
          </w:pPr>
        </w:pPrChange>
      </w:pPr>
      <w:ins w:id="1637" w:author="Joey Tatú" w:date="2019-11-27T15:49:00Z">
        <w:r>
          <w:t>The Artist selects</w:t>
        </w:r>
      </w:ins>
      <w:r>
        <w:t xml:space="preserve"> the inputs.</w:t>
      </w:r>
    </w:p>
    <w:p w14:paraId="3ECC666C" w14:textId="77777777" w:rsidR="009B2F24" w:rsidRDefault="009B2F24">
      <w:pPr>
        <w:pStyle w:val="ListParagraph"/>
        <w:numPr>
          <w:ilvl w:val="0"/>
          <w:numId w:val="79"/>
        </w:numPr>
        <w:spacing w:after="120"/>
        <w:jc w:val="both"/>
        <w:rPr>
          <w:ins w:id="1638" w:author="Joey Tatú" w:date="2019-11-27T15:49:00Z"/>
        </w:rPr>
        <w:pPrChange w:id="1639" w:author="Joey Tatú" w:date="2019-11-27T15:49:00Z">
          <w:pPr>
            <w:pStyle w:val="ListParagraph"/>
            <w:numPr>
              <w:numId w:val="44"/>
            </w:numPr>
            <w:tabs>
              <w:tab w:val="num" w:pos="792"/>
            </w:tabs>
            <w:ind w:left="792" w:hanging="432"/>
          </w:pPr>
        </w:pPrChange>
      </w:pPr>
      <w:ins w:id="1640" w:author="Joey Tatú" w:date="2019-11-27T15:49:00Z">
        <w:r>
          <w:t>The System encrypts the data and sends it to the database.</w:t>
        </w:r>
      </w:ins>
    </w:p>
    <w:p w14:paraId="42822190" w14:textId="77777777" w:rsidR="009B2F24" w:rsidRDefault="009B2F24">
      <w:pPr>
        <w:pStyle w:val="ListParagraph"/>
        <w:numPr>
          <w:ilvl w:val="0"/>
          <w:numId w:val="79"/>
        </w:numPr>
        <w:spacing w:after="120"/>
        <w:jc w:val="both"/>
        <w:rPr>
          <w:ins w:id="1641" w:author="Joey Tatú" w:date="2019-11-27T15:49:00Z"/>
        </w:rPr>
        <w:pPrChange w:id="1642" w:author="Joey Tatú" w:date="2019-11-27T15:49:00Z">
          <w:pPr>
            <w:pStyle w:val="ListParagraph"/>
            <w:numPr>
              <w:numId w:val="44"/>
            </w:numPr>
            <w:tabs>
              <w:tab w:val="num" w:pos="792"/>
            </w:tabs>
            <w:ind w:left="792" w:hanging="432"/>
          </w:pPr>
        </w:pPrChange>
      </w:pPr>
      <w:ins w:id="1643" w:author="Joey Tatú" w:date="2019-11-27T15:49:00Z">
        <w:r>
          <w:t xml:space="preserve">The System shows the </w:t>
        </w:r>
      </w:ins>
      <w:ins w:id="1644" w:author="Joey Tatú" w:date="2019-11-27T15:50:00Z">
        <w:r>
          <w:t>Client</w:t>
        </w:r>
      </w:ins>
      <w:ins w:id="1645" w:author="Joey Tatú" w:date="2019-11-27T15:49:00Z">
        <w:r>
          <w:t xml:space="preserve"> their profile page.</w:t>
        </w:r>
      </w:ins>
    </w:p>
    <w:p w14:paraId="154E7379" w14:textId="77777777" w:rsidR="009B2F24" w:rsidRDefault="009B2F24">
      <w:pPr>
        <w:pStyle w:val="ListParagraph"/>
        <w:numPr>
          <w:ilvl w:val="0"/>
          <w:numId w:val="79"/>
        </w:numPr>
        <w:spacing w:after="120"/>
        <w:jc w:val="both"/>
        <w:rPr>
          <w:ins w:id="1646" w:author="Joey Tatú" w:date="2019-11-27T15:49:00Z"/>
        </w:rPr>
        <w:pPrChange w:id="1647" w:author="Joey Tatú" w:date="2019-11-27T15:49:00Z">
          <w:pPr>
            <w:pStyle w:val="ListParagraph"/>
            <w:numPr>
              <w:numId w:val="44"/>
            </w:numPr>
            <w:tabs>
              <w:tab w:val="num" w:pos="792"/>
            </w:tabs>
            <w:ind w:left="792" w:hanging="432"/>
          </w:pPr>
        </w:pPrChange>
      </w:pPr>
      <w:ins w:id="1648" w:author="Joey Tatú" w:date="2019-11-27T15:49:00Z">
        <w:r>
          <w:t>The Artist selects “Home”</w:t>
        </w:r>
      </w:ins>
    </w:p>
    <w:p w14:paraId="7DB09A7B" w14:textId="77777777" w:rsidR="009B2F24" w:rsidRDefault="009B2F24">
      <w:pPr>
        <w:pStyle w:val="ListParagraph"/>
        <w:numPr>
          <w:ilvl w:val="0"/>
          <w:numId w:val="79"/>
        </w:numPr>
        <w:spacing w:after="120"/>
        <w:jc w:val="both"/>
        <w:rPr>
          <w:ins w:id="1649" w:author="Joey Tatú" w:date="2019-11-27T15:49:00Z"/>
        </w:rPr>
        <w:pPrChange w:id="1650" w:author="Joey Tatú" w:date="2019-11-27T15:49:00Z">
          <w:pPr>
            <w:pStyle w:val="ListParagraph"/>
            <w:numPr>
              <w:numId w:val="44"/>
            </w:numPr>
            <w:tabs>
              <w:tab w:val="num" w:pos="792"/>
            </w:tabs>
            <w:ind w:left="792" w:hanging="432"/>
          </w:pPr>
        </w:pPrChange>
      </w:pPr>
      <w:ins w:id="1651" w:author="Joey Tatú" w:date="2019-11-27T15:49:00Z">
        <w:r>
          <w:t xml:space="preserve">The System shows the </w:t>
        </w:r>
      </w:ins>
      <w:ins w:id="1652" w:author="Joey Tatú" w:date="2019-11-27T15:50:00Z">
        <w:r>
          <w:t xml:space="preserve">Client </w:t>
        </w:r>
      </w:ins>
      <w:ins w:id="1653" w:author="Joey Tatú" w:date="2019-11-27T15:49:00Z">
        <w:r>
          <w:t>their home menu.</w:t>
        </w:r>
      </w:ins>
    </w:p>
    <w:p w14:paraId="7B23635B" w14:textId="77777777" w:rsidR="009B2F24" w:rsidRPr="0072775B" w:rsidRDefault="009B2F24">
      <w:pPr>
        <w:rPr>
          <w:ins w:id="1654" w:author="Joey Tatú" w:date="2019-11-27T15:49:00Z"/>
        </w:rPr>
        <w:pPrChange w:id="1655" w:author="Joey Tatú" w:date="2019-11-27T15:51:00Z">
          <w:pPr>
            <w:ind w:left="1293"/>
          </w:pPr>
        </w:pPrChange>
      </w:pPr>
    </w:p>
    <w:p w14:paraId="17A791DF" w14:textId="77777777" w:rsidR="009B2F24" w:rsidRPr="0072775B" w:rsidRDefault="009B2F24">
      <w:pPr>
        <w:ind w:left="1293"/>
        <w:rPr>
          <w:rPrChange w:id="1656" w:author="Joey Tatú" w:date="2019-11-27T15:51:00Z">
            <w:rPr>
              <w:b/>
            </w:rPr>
          </w:rPrChange>
        </w:rPr>
        <w:pPrChange w:id="1657" w:author="Joey Tatú" w:date="2019-11-27T15:51:00Z">
          <w:pPr>
            <w:ind w:left="576"/>
          </w:pPr>
        </w:pPrChange>
      </w:pPr>
      <w:ins w:id="1658" w:author="Joey Tatú" w:date="2019-11-27T15:49:00Z">
        <w:r w:rsidRPr="00634CE1">
          <w:t xml:space="preserve">(Function: </w:t>
        </w:r>
        <w:r>
          <w:t>Make booking</w:t>
        </w:r>
        <w:r w:rsidRPr="00634CE1">
          <w:t>)</w:t>
        </w:r>
      </w:ins>
    </w:p>
    <w:p w14:paraId="1293DC93" w14:textId="77777777" w:rsidR="009B2F24" w:rsidRPr="00FD222E" w:rsidRDefault="009B2F24">
      <w:pPr>
        <w:numPr>
          <w:ilvl w:val="0"/>
          <w:numId w:val="79"/>
        </w:numPr>
        <w:spacing w:line="240" w:lineRule="auto"/>
        <w:pPrChange w:id="1659"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pPr>
        <w:numPr>
          <w:ilvl w:val="0"/>
          <w:numId w:val="79"/>
        </w:numPr>
        <w:spacing w:line="240" w:lineRule="auto"/>
        <w:pPrChange w:id="1660"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pPr>
        <w:numPr>
          <w:ilvl w:val="0"/>
          <w:numId w:val="79"/>
        </w:numPr>
        <w:spacing w:line="240" w:lineRule="auto"/>
        <w:pPrChange w:id="1661"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pPr>
        <w:numPr>
          <w:ilvl w:val="0"/>
          <w:numId w:val="79"/>
        </w:numPr>
        <w:spacing w:line="240" w:lineRule="auto"/>
        <w:pPrChange w:id="1662"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pPr>
        <w:numPr>
          <w:ilvl w:val="0"/>
          <w:numId w:val="79"/>
        </w:numPr>
        <w:spacing w:line="240" w:lineRule="auto"/>
        <w:pPrChange w:id="1663"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pPr>
        <w:numPr>
          <w:ilvl w:val="0"/>
          <w:numId w:val="79"/>
        </w:numPr>
        <w:spacing w:line="240" w:lineRule="auto"/>
        <w:pPrChange w:id="1664"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pPr>
        <w:numPr>
          <w:ilvl w:val="0"/>
          <w:numId w:val="79"/>
        </w:numPr>
        <w:spacing w:line="240" w:lineRule="auto"/>
        <w:pPrChange w:id="1665"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pPr>
        <w:numPr>
          <w:ilvl w:val="0"/>
          <w:numId w:val="79"/>
        </w:numPr>
        <w:spacing w:line="240" w:lineRule="auto"/>
        <w:pPrChange w:id="1666" w:author="Joey Tatú" w:date="2019-11-27T15:51:00Z">
          <w:pPr>
            <w:numPr>
              <w:numId w:val="9"/>
            </w:numPr>
            <w:tabs>
              <w:tab w:val="num" w:pos="1800"/>
            </w:tabs>
            <w:ind w:left="1800" w:hanging="360"/>
          </w:pPr>
        </w:pPrChange>
      </w:pPr>
      <w:r w:rsidRPr="00FD222E">
        <w:t>The System shows the price.</w:t>
      </w:r>
    </w:p>
    <w:p w14:paraId="59650E31" w14:textId="77777777" w:rsidR="009B2F24" w:rsidRPr="00FD222E" w:rsidRDefault="009B2F24">
      <w:pPr>
        <w:numPr>
          <w:ilvl w:val="0"/>
          <w:numId w:val="79"/>
        </w:numPr>
        <w:spacing w:line="240" w:lineRule="auto"/>
        <w:pPrChange w:id="1667"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pPr>
        <w:numPr>
          <w:ilvl w:val="0"/>
          <w:numId w:val="79"/>
        </w:numPr>
        <w:spacing w:line="240" w:lineRule="auto"/>
        <w:pPrChange w:id="1668" w:author="Joey Tatú" w:date="2019-11-27T15:51:00Z">
          <w:pPr>
            <w:numPr>
              <w:numId w:val="9"/>
            </w:numPr>
            <w:tabs>
              <w:tab w:val="num" w:pos="1800"/>
            </w:tabs>
            <w:ind w:left="1800" w:hanging="360"/>
          </w:pPr>
        </w:pPrChange>
      </w:pPr>
      <w:r w:rsidRPr="00FD222E">
        <w:t>The System send</w:t>
      </w:r>
      <w:ins w:id="1669"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pPr>
        <w:numPr>
          <w:ilvl w:val="0"/>
          <w:numId w:val="79"/>
        </w:numPr>
        <w:spacing w:line="240" w:lineRule="auto"/>
        <w:pPrChange w:id="1670"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pPr>
        <w:numPr>
          <w:ilvl w:val="0"/>
          <w:numId w:val="79"/>
        </w:numPr>
        <w:spacing w:line="240" w:lineRule="auto"/>
        <w:pPrChange w:id="1671"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pPr>
        <w:numPr>
          <w:ilvl w:val="0"/>
          <w:numId w:val="79"/>
        </w:numPr>
        <w:spacing w:line="240" w:lineRule="auto"/>
        <w:pPrChange w:id="1672"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pPr>
        <w:numPr>
          <w:ilvl w:val="0"/>
          <w:numId w:val="79"/>
        </w:numPr>
        <w:spacing w:line="240" w:lineRule="auto"/>
        <w:pPrChange w:id="1673" w:author="Joey Tatú" w:date="2019-11-27T15:51:00Z">
          <w:pPr>
            <w:numPr>
              <w:numId w:val="9"/>
            </w:numPr>
            <w:tabs>
              <w:tab w:val="num" w:pos="1800"/>
            </w:tabs>
            <w:ind w:left="1800" w:hanging="360"/>
          </w:pPr>
        </w:pPrChange>
      </w:pPr>
      <w:r w:rsidRPr="00FD222E">
        <w:t>The System inserts the data into the</w:t>
      </w:r>
      <w:del w:id="1674" w:author="Joey Tatú" w:date="2019-11-27T15:52:00Z">
        <w:r w:rsidRPr="00FD222E" w:rsidDel="0072775B">
          <w:delText xml:space="preserve"> </w:delText>
        </w:r>
      </w:del>
      <w:del w:id="1675" w:author="Joey Tatú" w:date="2019-11-27T14:19:00Z">
        <w:r w:rsidRPr="00FD222E" w:rsidDel="0060759B">
          <w:delText>MySQL</w:delText>
        </w:r>
      </w:del>
      <w:r w:rsidRPr="00FD222E">
        <w:t xml:space="preserve"> database.</w:t>
      </w:r>
    </w:p>
    <w:p w14:paraId="41FECEFC" w14:textId="77777777" w:rsidR="009B2F24" w:rsidRPr="00FD222E" w:rsidRDefault="009B2F24">
      <w:pPr>
        <w:numPr>
          <w:ilvl w:val="0"/>
          <w:numId w:val="79"/>
        </w:numPr>
        <w:spacing w:line="240" w:lineRule="auto"/>
        <w:pPrChange w:id="1676"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pPr>
        <w:numPr>
          <w:ilvl w:val="0"/>
          <w:numId w:val="79"/>
        </w:numPr>
        <w:spacing w:line="240" w:lineRule="auto"/>
        <w:pPrChange w:id="1677"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pPr>
        <w:numPr>
          <w:ilvl w:val="0"/>
          <w:numId w:val="79"/>
        </w:numPr>
        <w:spacing w:line="240" w:lineRule="auto"/>
        <w:pPrChange w:id="1678"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pPr>
        <w:numPr>
          <w:ilvl w:val="0"/>
          <w:numId w:val="79"/>
        </w:numPr>
        <w:spacing w:line="240" w:lineRule="auto"/>
        <w:pPrChange w:id="1679"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pPr>
        <w:numPr>
          <w:ilvl w:val="0"/>
          <w:numId w:val="79"/>
        </w:numPr>
        <w:spacing w:line="240" w:lineRule="auto"/>
        <w:pPrChange w:id="1680"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pPr>
        <w:numPr>
          <w:ilvl w:val="0"/>
          <w:numId w:val="79"/>
        </w:numPr>
        <w:spacing w:line="240" w:lineRule="auto"/>
        <w:pPrChange w:id="1681"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pPr>
        <w:numPr>
          <w:ilvl w:val="0"/>
          <w:numId w:val="79"/>
        </w:numPr>
        <w:spacing w:line="240" w:lineRule="auto"/>
        <w:pPrChange w:id="1682" w:author="Joey Tatú" w:date="2019-11-27T15:51:00Z">
          <w:pPr>
            <w:numPr>
              <w:numId w:val="9"/>
            </w:numPr>
            <w:tabs>
              <w:tab w:val="num" w:pos="1800"/>
            </w:tabs>
            <w:ind w:left="1800" w:hanging="360"/>
          </w:pPr>
        </w:pPrChange>
      </w:pPr>
      <w:r w:rsidRPr="00FD222E">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pPr>
        <w:pStyle w:val="A"/>
        <w:numPr>
          <w:ilvl w:val="0"/>
          <w:numId w:val="80"/>
        </w:numPr>
        <w:rPr>
          <w:lang w:val="en-IE"/>
        </w:rPr>
        <w:pPrChange w:id="1683"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pPr>
        <w:pStyle w:val="A"/>
        <w:numPr>
          <w:ilvl w:val="0"/>
          <w:numId w:val="80"/>
        </w:numPr>
        <w:rPr>
          <w:lang w:val="en-IE"/>
        </w:rPr>
        <w:pPrChange w:id="1684"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pPr>
        <w:pStyle w:val="A"/>
        <w:numPr>
          <w:ilvl w:val="0"/>
          <w:numId w:val="80"/>
        </w:numPr>
        <w:rPr>
          <w:lang w:val="en-IE"/>
        </w:rPr>
        <w:pPrChange w:id="1685"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686"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687" w:author="Joey Tatú" w:date="2019-11-27T15:53:00Z">
        <w:r w:rsidRPr="00FD222E" w:rsidDel="0072775B">
          <w:delText xml:space="preserve">5 </w:delText>
        </w:r>
      </w:del>
      <w:ins w:id="1688"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pPr>
        <w:pStyle w:val="A"/>
        <w:numPr>
          <w:ilvl w:val="0"/>
          <w:numId w:val="81"/>
        </w:numPr>
        <w:rPr>
          <w:lang w:val="en-IE"/>
        </w:rPr>
        <w:pPrChange w:id="1689"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pPr>
        <w:pStyle w:val="A"/>
        <w:numPr>
          <w:ilvl w:val="0"/>
          <w:numId w:val="81"/>
        </w:numPr>
        <w:rPr>
          <w:lang w:val="en-IE"/>
        </w:rPr>
        <w:pPrChange w:id="1690"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pPr>
        <w:pStyle w:val="A"/>
        <w:numPr>
          <w:ilvl w:val="0"/>
          <w:numId w:val="81"/>
        </w:numPr>
        <w:rPr>
          <w:lang w:val="en-IE"/>
        </w:rPr>
        <w:pPrChange w:id="1691"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692" w:author="Joey Tatú" w:date="2019-11-27T15:53:00Z">
        <w:r w:rsidRPr="00FD222E" w:rsidDel="0072775B">
          <w:delText xml:space="preserve">6 </w:delText>
        </w:r>
      </w:del>
      <w:ins w:id="1693"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pPr>
        <w:pStyle w:val="A"/>
        <w:numPr>
          <w:ilvl w:val="0"/>
          <w:numId w:val="82"/>
        </w:numPr>
        <w:rPr>
          <w:lang w:val="en-IE"/>
        </w:rPr>
        <w:pPrChange w:id="1694"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pPr>
        <w:pStyle w:val="A"/>
        <w:numPr>
          <w:ilvl w:val="0"/>
          <w:numId w:val="82"/>
        </w:numPr>
        <w:rPr>
          <w:lang w:val="en-IE"/>
        </w:rPr>
        <w:pPrChange w:id="1695"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pPr>
        <w:pStyle w:val="A"/>
        <w:numPr>
          <w:ilvl w:val="0"/>
          <w:numId w:val="82"/>
        </w:numPr>
        <w:rPr>
          <w:lang w:val="en-IE"/>
        </w:rPr>
        <w:pPrChange w:id="1696"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pPr>
        <w:pStyle w:val="A"/>
        <w:numPr>
          <w:ilvl w:val="0"/>
          <w:numId w:val="82"/>
        </w:numPr>
        <w:rPr>
          <w:lang w:val="en-IE"/>
        </w:rPr>
        <w:pPrChange w:id="1697"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698" w:author="Joey Tatú" w:date="2019-11-27T15:53:00Z">
        <w:r w:rsidRPr="00FD222E" w:rsidDel="0072775B">
          <w:delText xml:space="preserve">10 </w:delText>
        </w:r>
      </w:del>
      <w:ins w:id="1699"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700" w:author="Joey Tatú" w:date="2019-11-27T14:19:00Z">
        <w:r w:rsidRPr="00FD222E" w:rsidDel="0060759B">
          <w:rPr>
            <w:lang w:val="en-IE"/>
          </w:rPr>
          <w:delText>MySQL</w:delText>
        </w:r>
      </w:del>
      <w:ins w:id="1701" w:author="Joey Tatú" w:date="2019-11-27T14:19:00Z">
        <w:r w:rsidRPr="00FD222E">
          <w:rPr>
            <w:lang w:val="en-IE"/>
          </w:rPr>
          <w:t>the database</w:t>
        </w:r>
      </w:ins>
    </w:p>
    <w:p w14:paraId="7ED00900" w14:textId="77777777" w:rsidR="009B2F24" w:rsidRPr="00FD222E" w:rsidRDefault="009B2F24">
      <w:pPr>
        <w:pStyle w:val="A"/>
        <w:numPr>
          <w:ilvl w:val="0"/>
          <w:numId w:val="83"/>
        </w:numPr>
        <w:rPr>
          <w:lang w:val="en-IE"/>
        </w:rPr>
        <w:pPrChange w:id="1702" w:author="Joey Tatú" w:date="2019-11-27T15:55:00Z">
          <w:pPr>
            <w:pStyle w:val="A"/>
            <w:numPr>
              <w:numId w:val="25"/>
            </w:numPr>
            <w:tabs>
              <w:tab w:val="num" w:pos="1293"/>
            </w:tabs>
            <w:ind w:left="1293" w:hanging="360"/>
          </w:pPr>
        </w:pPrChange>
      </w:pPr>
      <w:r w:rsidRPr="00FD222E">
        <w:rPr>
          <w:lang w:val="en-IE"/>
        </w:rPr>
        <w:t xml:space="preserve">The System cannot connect </w:t>
      </w:r>
      <w:del w:id="1703" w:author="Joey Tatú" w:date="2019-11-27T14:19:00Z">
        <w:r w:rsidRPr="00FD222E" w:rsidDel="0060759B">
          <w:rPr>
            <w:lang w:val="en-IE"/>
          </w:rPr>
          <w:delText>MySQL</w:delText>
        </w:r>
      </w:del>
      <w:del w:id="1704" w:author="Joey Tatú" w:date="2019-11-27T15:55:00Z">
        <w:r w:rsidRPr="00FD222E" w:rsidDel="0072775B">
          <w:rPr>
            <w:lang w:val="en-IE"/>
          </w:rPr>
          <w:delText xml:space="preserve"> Database</w:delText>
        </w:r>
      </w:del>
      <w:ins w:id="1705" w:author="Joey Tatú" w:date="2019-11-27T15:55:00Z">
        <w:r>
          <w:rPr>
            <w:lang w:val="en-IE"/>
          </w:rPr>
          <w:t>to the d</w:t>
        </w:r>
        <w:r w:rsidRPr="00FD222E">
          <w:rPr>
            <w:lang w:val="en-IE"/>
          </w:rPr>
          <w:t>atabase</w:t>
        </w:r>
      </w:ins>
    </w:p>
    <w:p w14:paraId="0DF64C06" w14:textId="77777777" w:rsidR="009B2F24" w:rsidRPr="00FD222E" w:rsidRDefault="009B2F24">
      <w:pPr>
        <w:pStyle w:val="A"/>
        <w:numPr>
          <w:ilvl w:val="0"/>
          <w:numId w:val="83"/>
        </w:numPr>
        <w:rPr>
          <w:lang w:val="en-IE"/>
        </w:rPr>
        <w:pPrChange w:id="1706"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pPr>
        <w:pStyle w:val="A"/>
        <w:numPr>
          <w:ilvl w:val="0"/>
          <w:numId w:val="83"/>
        </w:numPr>
        <w:rPr>
          <w:lang w:val="en-IE"/>
        </w:rPr>
        <w:pPrChange w:id="1707"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708" w:author="Joey Tatú" w:date="2019-11-27T15:56:00Z">
        <w:r w:rsidRPr="00FD222E" w:rsidDel="0072775B">
          <w:rPr>
            <w:lang w:val="en-IE"/>
          </w:rPr>
          <w:delText xml:space="preserve">8 </w:delText>
        </w:r>
      </w:del>
      <w:ins w:id="1709"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pPr>
        <w:numPr>
          <w:ilvl w:val="0"/>
          <w:numId w:val="84"/>
        </w:numPr>
        <w:spacing w:line="240" w:lineRule="auto"/>
        <w:pPrChange w:id="1710"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pPr>
        <w:pStyle w:val="A"/>
        <w:numPr>
          <w:ilvl w:val="0"/>
          <w:numId w:val="84"/>
        </w:numPr>
        <w:rPr>
          <w:lang w:val="en-IE"/>
        </w:rPr>
        <w:pPrChange w:id="1711"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712" w:author="Joey Tatú" w:date="2019-11-27T15:56:00Z">
        <w:r w:rsidRPr="00FD222E" w:rsidDel="0072775B">
          <w:rPr>
            <w:lang w:val="en-IE"/>
          </w:rPr>
          <w:delText xml:space="preserve">17 </w:delText>
        </w:r>
      </w:del>
      <w:ins w:id="1713"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714" w:name="_Toc25767705"/>
      <w:bookmarkStart w:id="1715" w:name="_Toc30415643"/>
      <w:r w:rsidRPr="00FD222E">
        <w:t xml:space="preserve">Requirement </w:t>
      </w:r>
      <w:del w:id="1716" w:author="Joey Tatú" w:date="2019-11-27T16:06:00Z">
        <w:r w:rsidRPr="00FD222E" w:rsidDel="00E30DC3">
          <w:delText>5</w:delText>
        </w:r>
      </w:del>
      <w:ins w:id="1717" w:author="Joey Tatú" w:date="2019-11-27T16:06:00Z">
        <w:r>
          <w:t>3</w:t>
        </w:r>
      </w:ins>
      <w:r w:rsidRPr="00FD222E">
        <w:t xml:space="preserve">: </w:t>
      </w:r>
      <w:del w:id="1718" w:author="Joey Tatú" w:date="2019-11-27T16:02:00Z">
        <w:r w:rsidRPr="00FD222E" w:rsidDel="00E30DC3">
          <w:delText xml:space="preserve">Rate </w:delText>
        </w:r>
      </w:del>
      <w:ins w:id="1719" w:author="Joey Tatú" w:date="2019-11-27T16:02:00Z">
        <w:r w:rsidRPr="00FD222E">
          <w:t>R</w:t>
        </w:r>
        <w:r>
          <w:t>eview</w:t>
        </w:r>
        <w:r w:rsidRPr="00FD222E">
          <w:t xml:space="preserve"> </w:t>
        </w:r>
      </w:ins>
      <w:r w:rsidRPr="00FD222E">
        <w:t>Artist</w:t>
      </w:r>
      <w:bookmarkEnd w:id="1714"/>
      <w:bookmarkEnd w:id="1715"/>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w:t>
      </w:r>
      <w:proofErr w:type="spellStart"/>
      <w:r w:rsidRPr="00FD222E">
        <w:t>r</w:t>
      </w:r>
      <w:ins w:id="1720" w:author="Joey Tatú" w:date="2019-11-27T16:02:00Z">
        <w:r>
          <w:t>eview</w:t>
        </w:r>
      </w:ins>
      <w:del w:id="1721" w:author="Joey Tatú" w:date="2019-11-27T16:02:00Z">
        <w:r w:rsidRPr="00FD222E" w:rsidDel="00E30DC3">
          <w:delText xml:space="preserve">ate </w:delText>
        </w:r>
      </w:del>
      <w:r w:rsidRPr="00FD222E">
        <w:t>Artist</w:t>
      </w:r>
      <w:proofErr w:type="spellEnd"/>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722" w:author="Joey Tatú" w:date="2019-11-27T16:03:00Z">
        <w:r w:rsidRPr="00123095" w:rsidDel="00E30DC3">
          <w:rPr>
            <w:b/>
            <w:noProof/>
          </w:rPr>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723"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724"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725" w:author="Joey Tatú" w:date="2019-11-27T14:19:00Z">
        <w:r w:rsidRPr="00FD222E" w:rsidDel="0060759B">
          <w:rPr>
            <w:lang w:val="en-IE"/>
          </w:rPr>
          <w:delText>MySQL</w:delText>
        </w:r>
      </w:del>
      <w:ins w:id="1726" w:author="Joey Tatú" w:date="2019-11-27T14:19:00Z">
        <w:r w:rsidRPr="00FD222E">
          <w:rPr>
            <w:lang w:val="en-IE"/>
          </w:rPr>
          <w:t>the database</w:t>
        </w:r>
      </w:ins>
    </w:p>
    <w:p w14:paraId="6DACB232" w14:textId="77777777" w:rsidR="009B2F24" w:rsidRPr="00FD222E" w:rsidRDefault="009B2F24" w:rsidP="009B2F24">
      <w:pPr>
        <w:pStyle w:val="A"/>
        <w:numPr>
          <w:ilvl w:val="0"/>
          <w:numId w:val="63"/>
        </w:numPr>
        <w:rPr>
          <w:lang w:val="en-IE"/>
        </w:rPr>
      </w:pPr>
      <w:r w:rsidRPr="00FD222E">
        <w:rPr>
          <w:lang w:val="en-IE"/>
        </w:rPr>
        <w:t xml:space="preserve">The System cannot connect </w:t>
      </w:r>
      <w:del w:id="1727" w:author="Joey Tatú" w:date="2019-11-27T14:20:00Z">
        <w:r w:rsidRPr="00FD222E" w:rsidDel="0060759B">
          <w:rPr>
            <w:lang w:val="en-IE"/>
          </w:rPr>
          <w:delText>MySQL</w:delText>
        </w:r>
      </w:del>
      <w:r>
        <w:rPr>
          <w:lang w:val="en-IE"/>
        </w:rPr>
        <w:t xml:space="preserve">to the </w:t>
      </w:r>
      <w:proofErr w:type="spellStart"/>
      <w:r w:rsidRPr="00FD222E">
        <w:rPr>
          <w:lang w:val="en-IE"/>
        </w:rPr>
        <w:t>atabase</w:t>
      </w:r>
      <w:proofErr w:type="spellEnd"/>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728" w:name="_Toc25767706"/>
      <w:bookmarkStart w:id="1729" w:name="_Toc30415644"/>
      <w:r w:rsidRPr="00FD222E">
        <w:t xml:space="preserve">Requirement </w:t>
      </w:r>
      <w:del w:id="1730" w:author="Joey Tatú" w:date="2019-11-27T16:06:00Z">
        <w:r w:rsidRPr="00FD222E" w:rsidDel="00E30DC3">
          <w:delText>6</w:delText>
        </w:r>
      </w:del>
      <w:ins w:id="1731" w:author="Joey Tatú" w:date="2019-11-27T16:10:00Z">
        <w:r>
          <w:t>4</w:t>
        </w:r>
      </w:ins>
      <w:r w:rsidRPr="00FD222E">
        <w:t>: Message user</w:t>
      </w:r>
      <w:bookmarkEnd w:id="1728"/>
      <w:bookmarkEnd w:id="1729"/>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w:t>
      </w:r>
      <w:proofErr w:type="spellStart"/>
      <w:r w:rsidRPr="00FD222E">
        <w:t>messageUser</w:t>
      </w:r>
      <w:proofErr w:type="spellEnd"/>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732" w:author="Joey Tatú" w:date="2019-11-27T16:10:00Z">
        <w:r>
          <w:rPr>
            <w:b/>
            <w:noProof/>
          </w:rPr>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733"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734"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735"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736"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737" w:author="Joey Tatú" w:date="2019-11-27T14:20:00Z">
        <w:r w:rsidRPr="00FD222E" w:rsidDel="0060759B">
          <w:rPr>
            <w:lang w:val="en-IE"/>
          </w:rPr>
          <w:delText>MySQL</w:delText>
        </w:r>
      </w:del>
      <w:ins w:id="1738"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739"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740" w:name="_Toc25767707"/>
      <w:bookmarkStart w:id="1741" w:name="_Toc30415645"/>
      <w:r w:rsidRPr="00FD222E">
        <w:t xml:space="preserve">Requirement </w:t>
      </w:r>
      <w:del w:id="1742" w:author="Joey Tatú" w:date="2019-11-27T16:10:00Z">
        <w:r w:rsidRPr="00FD222E" w:rsidDel="001470FB">
          <w:delText>6</w:delText>
        </w:r>
      </w:del>
      <w:ins w:id="1743" w:author="Joey Tatú" w:date="2019-11-27T16:10:00Z">
        <w:r>
          <w:t>5</w:t>
        </w:r>
      </w:ins>
      <w:r w:rsidRPr="00FD222E">
        <w:t>: Create automated appointment</w:t>
      </w:r>
      <w:bookmarkEnd w:id="1740"/>
      <w:bookmarkEnd w:id="1741"/>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w:t>
      </w:r>
      <w:proofErr w:type="spellStart"/>
      <w:r w:rsidRPr="00FD222E">
        <w:t>autoBook</w:t>
      </w:r>
      <w:proofErr w:type="spellEnd"/>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744" w:author="Joey Tatú" w:date="2019-11-27T16:12:00Z">
        <w:r>
          <w:rPr>
            <w:b/>
            <w:noProof/>
          </w:rPr>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745"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746" w:author="Joey Tatú" w:date="2019-11-27T14:22:00Z">
        <w:r w:rsidRPr="00FD222E" w:rsidDel="0060759B">
          <w:delText>appointment.&lt;</w:delText>
        </w:r>
      </w:del>
      <w:ins w:id="1747"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748" w:author="Joey Tatú" w:date="2019-11-27T14:20:00Z">
        <w:r w:rsidRPr="00FD222E" w:rsidDel="0060759B">
          <w:rPr>
            <w:lang w:val="en-IE"/>
          </w:rPr>
          <w:delText>MySQL</w:delText>
        </w:r>
      </w:del>
      <w:ins w:id="1749"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750"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751" w:name="_Toc25767708"/>
      <w:bookmarkStart w:id="1752" w:name="_Toc30415646"/>
      <w:r w:rsidRPr="00FD222E">
        <w:t>Non-Functional Requirements</w:t>
      </w:r>
      <w:bookmarkEnd w:id="1751"/>
      <w:bookmarkEnd w:id="1752"/>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022BED">
      <w:pPr>
        <w:pStyle w:val="Heading3"/>
      </w:pPr>
      <w:bookmarkStart w:id="1753" w:name="_Toc25767709"/>
      <w:bookmarkStart w:id="1754" w:name="_Toc30415647"/>
      <w:r w:rsidRPr="00FD222E">
        <w:t>Performance/Response time requirement</w:t>
      </w:r>
      <w:bookmarkEnd w:id="1753"/>
      <w:bookmarkEnd w:id="1754"/>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755" w:author="Joey Tatú" w:date="2019-11-27T14:20:00Z">
        <w:r w:rsidRPr="00FD222E" w:rsidDel="0060759B">
          <w:delText xml:space="preserve">MySQL </w:delText>
        </w:r>
      </w:del>
      <w:ins w:id="1756"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022BED">
      <w:pPr>
        <w:pStyle w:val="Heading3"/>
      </w:pPr>
      <w:bookmarkStart w:id="1757" w:name="_Toc25767710"/>
      <w:bookmarkStart w:id="1758" w:name="_Toc30415648"/>
      <w:r w:rsidRPr="00FD222E">
        <w:t>Availability requirement</w:t>
      </w:r>
      <w:bookmarkEnd w:id="1757"/>
      <w:bookmarkEnd w:id="1758"/>
    </w:p>
    <w:p w14:paraId="237B66FB" w14:textId="77777777" w:rsidR="009B2F24" w:rsidRPr="00FD222E" w:rsidRDefault="009B2F24" w:rsidP="009B2F24">
      <w:r w:rsidRPr="00FD222E">
        <w:t xml:space="preserve">3B must be available 24/7. To ensure this is the case, 2 back-up connections to </w:t>
      </w:r>
      <w:del w:id="1759" w:author="Joey Tatú" w:date="2019-11-27T14:21:00Z">
        <w:r w:rsidRPr="00FD222E" w:rsidDel="0060759B">
          <w:delText xml:space="preserve">MySQL </w:delText>
        </w:r>
      </w:del>
      <w:ins w:id="1760" w:author="Joey Tatú" w:date="2019-11-27T14:21:00Z">
        <w:r w:rsidRPr="00FD222E">
          <w:t xml:space="preserve">the database </w:t>
        </w:r>
      </w:ins>
      <w:r w:rsidRPr="00FD222E">
        <w:t>will be developed.</w:t>
      </w:r>
    </w:p>
    <w:p w14:paraId="502A63FB" w14:textId="5C13E737" w:rsidR="009B2F24" w:rsidRPr="00FD222E" w:rsidRDefault="009B2F24" w:rsidP="00022BED">
      <w:pPr>
        <w:pStyle w:val="Heading3"/>
      </w:pPr>
      <w:bookmarkStart w:id="1761" w:name="_Toc25767711"/>
      <w:bookmarkStart w:id="1762" w:name="_Toc30415649"/>
      <w:r w:rsidRPr="00FD222E">
        <w:t>Recover</w:t>
      </w:r>
      <w:r w:rsidR="004B71C8">
        <w:t>ability</w:t>
      </w:r>
      <w:r w:rsidRPr="00FD222E">
        <w:t xml:space="preserve"> requirement</w:t>
      </w:r>
      <w:bookmarkEnd w:id="1761"/>
      <w:bookmarkEnd w:id="1762"/>
    </w:p>
    <w:p w14:paraId="054A61E3" w14:textId="77777777" w:rsidR="009B2F24" w:rsidRPr="00FD222E" w:rsidRDefault="009B2F24" w:rsidP="009B2F24">
      <w:r w:rsidRPr="00FD222E">
        <w:t xml:space="preserve">At least 2 backups in separate physical locations must be available. If </w:t>
      </w:r>
      <w:del w:id="1763" w:author="Joey Tatú" w:date="2019-11-27T14:21:00Z">
        <w:r w:rsidRPr="00FD222E" w:rsidDel="0060759B">
          <w:delText xml:space="preserve">MySQL </w:delText>
        </w:r>
      </w:del>
      <w:ins w:id="1764"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022BED">
      <w:pPr>
        <w:pStyle w:val="Heading3"/>
      </w:pPr>
      <w:bookmarkStart w:id="1765" w:name="_Toc25767712"/>
      <w:bookmarkStart w:id="1766" w:name="_Toc30415650"/>
      <w:r w:rsidRPr="00FD222E">
        <w:t>Security requirement</w:t>
      </w:r>
      <w:bookmarkEnd w:id="1765"/>
      <w:bookmarkEnd w:id="1766"/>
    </w:p>
    <w:p w14:paraId="44978178" w14:textId="0F3C746C" w:rsidR="00661724" w:rsidRPr="00FD222E" w:rsidRDefault="009B2F24" w:rsidP="009B2F24">
      <w:r w:rsidRPr="00FD222E">
        <w:t xml:space="preserve">No plain text passwords are stored anywhere. Encrypted passwords using AES will be stored in the </w:t>
      </w:r>
      <w:del w:id="1767" w:author="Joey Tatú" w:date="2019-11-27T14:21:00Z">
        <w:r w:rsidRPr="00FD222E" w:rsidDel="0060759B">
          <w:delText>MySQL</w:delText>
        </w:r>
      </w:del>
      <w:r w:rsidRPr="00FD222E">
        <w:t>database.</w:t>
      </w:r>
    </w:p>
    <w:p w14:paraId="25588CB4" w14:textId="6DC9E9CE" w:rsidR="00D11421" w:rsidRPr="00A53746" w:rsidRDefault="00D11421" w:rsidP="00A53746">
      <w:pPr>
        <w:pStyle w:val="Heading1"/>
      </w:pPr>
      <w:bookmarkStart w:id="1768" w:name="_Toc30415651"/>
      <w:r w:rsidRPr="00A53746">
        <w:t>Design</w:t>
      </w:r>
      <w:bookmarkEnd w:id="1768"/>
    </w:p>
    <w:p w14:paraId="405F542E" w14:textId="18887D5E" w:rsidR="00D11421" w:rsidRDefault="00D11421" w:rsidP="00093071">
      <w:pPr>
        <w:pStyle w:val="Heading2"/>
      </w:pPr>
      <w:bookmarkStart w:id="1769" w:name="_Toc30415652"/>
      <w:r w:rsidRPr="00075741">
        <w:t>System Architecture</w:t>
      </w:r>
      <w:bookmarkEnd w:id="1769"/>
    </w:p>
    <w:p w14:paraId="232ECF1F" w14:textId="2B22677B" w:rsidR="00D11421" w:rsidRPr="00661724" w:rsidRDefault="00A53746" w:rsidP="00093071">
      <w:r>
        <w:rPr>
          <w:noProof/>
        </w:rPr>
        <w:drawing>
          <wp:inline distT="0" distB="0" distL="0" distR="0" wp14:anchorId="61E8A1C3" wp14:editId="07CB2C16">
            <wp:extent cx="6282384" cy="4448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 Archite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5637" cy="4450478"/>
                    </a:xfrm>
                    <a:prstGeom prst="rect">
                      <a:avLst/>
                    </a:prstGeom>
                  </pic:spPr>
                </pic:pic>
              </a:graphicData>
            </a:graphic>
          </wp:inline>
        </w:drawing>
      </w:r>
    </w:p>
    <w:p w14:paraId="23516CC5" w14:textId="248E4444" w:rsidR="00D11421" w:rsidRPr="00075741" w:rsidRDefault="00D11421" w:rsidP="00661724">
      <w:pPr>
        <w:pStyle w:val="Heading2"/>
      </w:pPr>
      <w:bookmarkStart w:id="1770" w:name="_Toc30415653"/>
      <w:r w:rsidRPr="00075741">
        <w:t>API</w:t>
      </w:r>
      <w:bookmarkEnd w:id="1770"/>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776C6238" w:rsidR="00D11421" w:rsidRPr="00075741" w:rsidRDefault="00D11421" w:rsidP="00994136">
      <w:pPr>
        <w:rPr>
          <w:rFonts w:cs="Arial"/>
        </w:rPr>
      </w:pPr>
      <w:r w:rsidRPr="00075741">
        <w:rPr>
          <w:rFonts w:cs="Arial"/>
        </w:rPr>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User..</w:t>
      </w:r>
    </w:p>
    <w:p w14:paraId="684AF1B5" w14:textId="77777777" w:rsidR="00F077BB" w:rsidRPr="00075741" w:rsidRDefault="00F077BB" w:rsidP="00661724">
      <w:pPr>
        <w:pStyle w:val="Heading2"/>
      </w:pPr>
      <w:bookmarkStart w:id="1771" w:name="_Toc30415654"/>
      <w:r w:rsidRPr="00075741">
        <w:t>Implementation</w:t>
      </w:r>
      <w:bookmarkEnd w:id="1771"/>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772" w:name="_Toc30415655"/>
      <w:r>
        <w:t>GUI</w:t>
      </w:r>
      <w:r w:rsidR="004D5487" w:rsidRPr="00075741">
        <w:t xml:space="preserve"> Layout</w:t>
      </w:r>
      <w:bookmarkEnd w:id="1772"/>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27">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28">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29">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0">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1">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2">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3">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4">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13415DCD" w:rsidR="00F077BB" w:rsidRDefault="00F077BB" w:rsidP="00994136">
      <w:pPr>
        <w:pStyle w:val="Heading2"/>
        <w:spacing w:after="0"/>
      </w:pPr>
      <w:bookmarkStart w:id="1773" w:name="_Toc30415656"/>
      <w:r w:rsidRPr="00075741">
        <w:t>Testing</w:t>
      </w:r>
      <w:bookmarkEnd w:id="1773"/>
    </w:p>
    <w:p w14:paraId="2E4DCDC4" w14:textId="5404FFE5" w:rsidR="00093071" w:rsidRDefault="00093071" w:rsidP="00093071">
      <w:r>
        <w:t>This section discusses the types of testing that will be completed</w:t>
      </w:r>
    </w:p>
    <w:p w14:paraId="4494B053" w14:textId="7DE93F95" w:rsidR="00093071" w:rsidRDefault="00093071" w:rsidP="00093071">
      <w:pPr>
        <w:pStyle w:val="Heading3"/>
      </w:pPr>
      <w:bookmarkStart w:id="1774" w:name="_Toc30415657"/>
      <w:r>
        <w:t>Unit Testing</w:t>
      </w:r>
      <w:bookmarkEnd w:id="1774"/>
    </w:p>
    <w:p w14:paraId="23C9ACBB" w14:textId="072E7AC0" w:rsidR="00093071" w:rsidRDefault="00093071" w:rsidP="00093071">
      <w:pPr>
        <w:pStyle w:val="Heading4"/>
      </w:pPr>
      <w:r>
        <w:t>Appointments</w:t>
      </w:r>
      <w:r w:rsidR="00BF3C14">
        <w:t xml:space="preserve"> (Artist)</w:t>
      </w:r>
    </w:p>
    <w:p w14:paraId="33D8BC07" w14:textId="622DA53A" w:rsidR="00093071" w:rsidRDefault="00093071" w:rsidP="00093071">
      <w:r>
        <w:t>This section will test the artist viewing their appointments in their calendar, rescheduling an appointment and setting the likes of sizes, prices and example images.</w:t>
      </w:r>
    </w:p>
    <w:p w14:paraId="0C288DE5" w14:textId="0AD84C48" w:rsidR="00093071" w:rsidRDefault="00093071" w:rsidP="00093071"/>
    <w:p w14:paraId="26F32194" w14:textId="5703EA6B" w:rsidR="00093071" w:rsidRDefault="00093071" w:rsidP="00093071">
      <w:pPr>
        <w:pStyle w:val="Heading4"/>
      </w:pPr>
      <w:r>
        <w:t>Bookings</w:t>
      </w:r>
      <w:r w:rsidR="00BF3C14">
        <w:t xml:space="preserve"> (Client)</w:t>
      </w:r>
    </w:p>
    <w:p w14:paraId="2F360A5D" w14:textId="4516B6A8" w:rsidR="00093071" w:rsidRDefault="00093071" w:rsidP="00093071">
      <w:r>
        <w:t xml:space="preserve">This will deal with </w:t>
      </w:r>
      <w:r w:rsidR="00BF3C14">
        <w:t>the client booking an appointment, rescheduling and cancelling it.</w:t>
      </w:r>
      <w:r w:rsidR="005A25E3">
        <w:t xml:space="preserve"> Testing of the making a payment with the Payment System will also be conducted. The end result should be that the client has successfully booked an appointment.</w:t>
      </w:r>
    </w:p>
    <w:p w14:paraId="73670133" w14:textId="4F86C5B5" w:rsidR="00BF3C14" w:rsidRDefault="00BF3C14" w:rsidP="00BF3C14">
      <w:pPr>
        <w:pStyle w:val="Heading4"/>
      </w:pPr>
      <w:r>
        <w:t>Automated booking</w:t>
      </w:r>
    </w:p>
    <w:p w14:paraId="124D7446" w14:textId="25FBD2BC" w:rsidR="00BF3C14" w:rsidRDefault="00BF3C14" w:rsidP="00BF3C14">
      <w:r>
        <w:t xml:space="preserve">This will test the artificial intelligence aspect of the project, where the system will book an appointment automatically, check with the artist and client if to proceed and to place the booking if necessary. </w:t>
      </w:r>
      <w:r w:rsidR="005A25E3">
        <w:t>The end result should be that a booking has been placed on behalf of the client.</w:t>
      </w:r>
    </w:p>
    <w:p w14:paraId="7CA0606A" w14:textId="1F940DB4" w:rsidR="00BF3C14" w:rsidRPr="00BF3C14" w:rsidRDefault="00BF3C14" w:rsidP="00BF3C14">
      <w:pPr>
        <w:pStyle w:val="Heading4"/>
      </w:pPr>
      <w:r>
        <w:t>Stock management</w:t>
      </w:r>
    </w:p>
    <w:p w14:paraId="3EC7E5E1" w14:textId="6E6B507E" w:rsidR="00BF3C14" w:rsidRDefault="00BF3C14" w:rsidP="00093071">
      <w:r>
        <w:t>This will test the artist managing the stock control, entering the start stock amounts and manually updating them as if the artist’s stock amount and the system’s stock amounts don’t match.</w:t>
      </w:r>
      <w:r w:rsidR="005A25E3">
        <w:t xml:space="preserve"> The end result will be that the actual stock and the stock amounts on the system are the same.</w:t>
      </w:r>
    </w:p>
    <w:p w14:paraId="4CF8A3BA" w14:textId="3A3B366D" w:rsidR="00BF3C14" w:rsidRPr="00BF3C14" w:rsidRDefault="00BF3C14" w:rsidP="00BF3C14">
      <w:pPr>
        <w:pStyle w:val="Heading4"/>
      </w:pPr>
      <w:r>
        <w:t>Reviews</w:t>
      </w:r>
    </w:p>
    <w:p w14:paraId="74C0D913" w14:textId="3DB7E705" w:rsidR="00BF3C14" w:rsidRDefault="00BF3C14" w:rsidP="00093071">
      <w:r>
        <w:t>This will test the client placing a comment on an artist’s page. The artist will then either approve it or deny it.</w:t>
      </w:r>
      <w:r w:rsidR="005A25E3">
        <w:t xml:space="preserve"> The end result will be that the client has successfully added a review and comment on the artist’s page.</w:t>
      </w:r>
    </w:p>
    <w:p w14:paraId="3CA8138E" w14:textId="386704E9" w:rsidR="00BF3C14" w:rsidRDefault="00BF3C14" w:rsidP="00BF3C14">
      <w:pPr>
        <w:pStyle w:val="Heading4"/>
      </w:pPr>
      <w:r>
        <w:t>Accounts</w:t>
      </w:r>
    </w:p>
    <w:p w14:paraId="76DA58BC" w14:textId="01B130D8" w:rsidR="00BF3C14" w:rsidRDefault="00BF3C14" w:rsidP="00BF3C14">
      <w:r>
        <w:t>This will test a user creating an account</w:t>
      </w:r>
      <w:r w:rsidR="006D74B8">
        <w:t xml:space="preserve">, </w:t>
      </w:r>
      <w:r>
        <w:t>logging in</w:t>
      </w:r>
      <w:r w:rsidR="006D74B8">
        <w:t xml:space="preserve"> and setting up their profile.</w:t>
      </w:r>
      <w:r w:rsidR="005A25E3">
        <w:t xml:space="preserve"> Testing of communication with the database will also be conducted. The end result will be that the user can successfully log in to the system</w:t>
      </w:r>
      <w:r w:rsidR="006D74B8">
        <w:t xml:space="preserve"> and successfully edit their profile.</w:t>
      </w:r>
    </w:p>
    <w:p w14:paraId="3F523349" w14:textId="1B91A84B" w:rsidR="00BF3C14" w:rsidRDefault="00BF3C14" w:rsidP="00BF3C14">
      <w:pPr>
        <w:pStyle w:val="Heading4"/>
      </w:pPr>
      <w:r>
        <w:t>Messaging</w:t>
      </w:r>
    </w:p>
    <w:p w14:paraId="443AE95C" w14:textId="2BD17424" w:rsidR="005A25E3" w:rsidRDefault="00BF3C14" w:rsidP="005A25E3">
      <w:r>
        <w:t xml:space="preserve">This will test an </w:t>
      </w:r>
      <w:r w:rsidR="005A25E3">
        <w:t>artist sending a message to the user and vice versa. Testing of connecting to the messaging system will also be tested. The end result is that the artist and client have successfully sent a message to a user.</w:t>
      </w:r>
    </w:p>
    <w:p w14:paraId="75180BA6" w14:textId="5D407A35" w:rsidR="005A25E3" w:rsidRDefault="005A25E3" w:rsidP="005A25E3">
      <w:pPr>
        <w:pStyle w:val="Heading3"/>
      </w:pPr>
      <w:bookmarkStart w:id="1775" w:name="_Toc30415658"/>
      <w:r>
        <w:t>Integration Testing</w:t>
      </w:r>
      <w:bookmarkEnd w:id="1775"/>
    </w:p>
    <w:p w14:paraId="00D56F44" w14:textId="420DC7E0" w:rsidR="006D74B8" w:rsidRDefault="005A25E3" w:rsidP="005A25E3">
      <w:r>
        <w:t xml:space="preserve">Integration testing involves testing two or more components together to </w:t>
      </w:r>
      <w:r w:rsidR="006D74B8">
        <w:t>ensure th</w:t>
      </w:r>
      <w:r w:rsidR="00496064">
        <w:t xml:space="preserve">ey </w:t>
      </w:r>
      <w:r w:rsidR="006D74B8">
        <w:t>work together and cause no errors.</w:t>
      </w:r>
      <w:r w:rsidR="00496064">
        <w:t xml:space="preserve"> The following includes some examples of integration testing. During the testing phase, these may be altered.</w:t>
      </w:r>
    </w:p>
    <w:p w14:paraId="60B8B46E" w14:textId="6A08FB8C" w:rsidR="006D74B8" w:rsidRDefault="006D74B8" w:rsidP="006D74B8">
      <w:pPr>
        <w:pStyle w:val="Heading4"/>
      </w:pPr>
      <w:r>
        <w:t>Accounts &amp; Appointments (Artist)</w:t>
      </w:r>
    </w:p>
    <w:p w14:paraId="281AD5A8" w14:textId="39A0DB03" w:rsidR="006D74B8" w:rsidRDefault="006D74B8" w:rsidP="006D74B8">
      <w:r>
        <w:t>This test involves the artist creating an account, signing in, editing their profile,</w:t>
      </w:r>
      <w:r w:rsidR="00496064">
        <w:t xml:space="preserve"> editing their artist’s page</w:t>
      </w:r>
      <w:r>
        <w:t xml:space="preserve"> and setting up their calendar. It also involves the artist setting the sample sizes, prices and images. The end result is that the artist has successfully created an account, signed in, edited their profile, and successfully set their calendar.</w:t>
      </w:r>
    </w:p>
    <w:p w14:paraId="4F57FFAE" w14:textId="13AD35CE" w:rsidR="006D74B8" w:rsidRPr="006D74B8" w:rsidRDefault="006D74B8" w:rsidP="006D74B8">
      <w:pPr>
        <w:pStyle w:val="Heading4"/>
      </w:pPr>
      <w:r>
        <w:t>Accounts &amp; Appointments (Client)</w:t>
      </w:r>
    </w:p>
    <w:p w14:paraId="312CC342" w14:textId="1257C62D" w:rsidR="006D74B8" w:rsidRDefault="006D74B8" w:rsidP="005A25E3">
      <w:r>
        <w:t>This test involves the client creating an account and signing in. This test also involves the client booking an appointment</w:t>
      </w:r>
      <w:r w:rsidR="00F45471">
        <w:t>,</w:t>
      </w:r>
      <w:r>
        <w:t xml:space="preserve"> and successfully paying a deposit</w:t>
      </w:r>
      <w:r w:rsidR="00F45471">
        <w:t>. This test is successful when the payment is sent and the appointment is added to the database.</w:t>
      </w:r>
    </w:p>
    <w:p w14:paraId="78427FF7" w14:textId="7B2EF2E8" w:rsidR="006D74B8" w:rsidRDefault="006D74B8" w:rsidP="006D74B8">
      <w:pPr>
        <w:pStyle w:val="Heading4"/>
      </w:pPr>
      <w:r>
        <w:t>Appointments (Client) &amp; Automated Booking</w:t>
      </w:r>
    </w:p>
    <w:p w14:paraId="5002E713" w14:textId="014678B3" w:rsidR="00F45471" w:rsidRDefault="006D74B8" w:rsidP="006D74B8">
      <w:r>
        <w:t>This test involves a client booking one appointment on the same day for three months. The system will detect this and it will automatically book the next appointment for the fourth month after confirmation with the client. This test will be successful when the artist and client are informed</w:t>
      </w:r>
      <w:r w:rsidR="00F45471">
        <w:t xml:space="preserve"> there is a new booking created by the system</w:t>
      </w:r>
    </w:p>
    <w:p w14:paraId="5329A232" w14:textId="07910D46" w:rsidR="006D74B8" w:rsidRDefault="00F45471" w:rsidP="00F45471">
      <w:pPr>
        <w:pStyle w:val="Heading4"/>
      </w:pPr>
      <w:r w:rsidRPr="00F45471">
        <w:rPr>
          <w:rStyle w:val="Heading5Char"/>
          <w:color w:val="4F81BD" w:themeColor="accent1"/>
          <w:szCs w:val="20"/>
          <w:lang w:val="en-IE" w:eastAsia="en-IE"/>
        </w:rPr>
        <w:t>Accounts &amp; Messaging</w:t>
      </w:r>
      <w:r w:rsidR="006D74B8" w:rsidRPr="00F45471">
        <w:t xml:space="preserve">. </w:t>
      </w:r>
    </w:p>
    <w:p w14:paraId="21125E77" w14:textId="36907FF9" w:rsidR="00F45471" w:rsidRDefault="00F45471" w:rsidP="00F45471">
      <w:r>
        <w:t>This test evaluates a user creating an account and signing into the system. The user will then proceed to start a chat with another user (artist to client, or client to artist). This test will be successful when the user sends a message and the recipient can see it.</w:t>
      </w:r>
    </w:p>
    <w:p w14:paraId="2AA7F4BB" w14:textId="144F4E18" w:rsidR="00F45471" w:rsidRDefault="00F45471" w:rsidP="00F45471">
      <w:pPr>
        <w:pStyle w:val="Heading4"/>
      </w:pPr>
      <w:r>
        <w:t>Appointments (</w:t>
      </w:r>
      <w:r w:rsidR="00496064">
        <w:t>Artist) &amp;</w:t>
      </w:r>
      <w:r>
        <w:t xml:space="preserve"> Stock Control</w:t>
      </w:r>
    </w:p>
    <w:p w14:paraId="6D296951" w14:textId="3F7E5501" w:rsidR="00F45471" w:rsidRDefault="00F45471" w:rsidP="00F45471">
      <w:r>
        <w:t>This test evaluates an artist creating an account</w:t>
      </w:r>
      <w:r w:rsidR="00496064">
        <w:t>,</w:t>
      </w:r>
      <w:r w:rsidR="00496064" w:rsidRPr="00496064">
        <w:t xml:space="preserve"> </w:t>
      </w:r>
      <w:r w:rsidR="00496064">
        <w:t>signing into the system and editing their profile and artist’s page</w:t>
      </w:r>
      <w:r>
        <w:t>. The artist then adds sample stock items and amounts, saves these. Then the artist edits the stock amounts and then saves again. This test is successful when the stock amounts have been edited and saved to the database</w:t>
      </w:r>
    </w:p>
    <w:p w14:paraId="49E0A3EF" w14:textId="6A4097A1" w:rsidR="00F45471" w:rsidRDefault="00496064" w:rsidP="00F45471">
      <w:pPr>
        <w:pStyle w:val="Heading4"/>
      </w:pPr>
      <w:r>
        <w:t xml:space="preserve">Appointments (Client) </w:t>
      </w:r>
      <w:r w:rsidR="00F45471">
        <w:t>&amp; Reviews</w:t>
      </w:r>
    </w:p>
    <w:p w14:paraId="61F49D9D" w14:textId="45E69776" w:rsidR="00496064" w:rsidRDefault="00496064" w:rsidP="00496064">
      <w:r>
        <w:t xml:space="preserve">This test also involves the client booking an appointment, and successfully paying a deposit. It also involves the client going to an artist’s page, rating it out of five stars and adding a comment. Then the artist has to approve or deny the comment. This test is successful when the client successfully rates the artist and adds a comment. </w:t>
      </w:r>
    </w:p>
    <w:p w14:paraId="05749BD2" w14:textId="3C922ABC" w:rsidR="00496064" w:rsidRDefault="00496064" w:rsidP="004753BB">
      <w:pPr>
        <w:pStyle w:val="Heading3"/>
      </w:pPr>
      <w:bookmarkStart w:id="1776" w:name="_Toc30415659"/>
      <w:r>
        <w:t>System Testing</w:t>
      </w:r>
      <w:bookmarkEnd w:id="1776"/>
    </w:p>
    <w:p w14:paraId="04A47E01" w14:textId="13BE7598" w:rsidR="00043EBE" w:rsidRDefault="004753BB" w:rsidP="004753BB">
      <w:r>
        <w:t xml:space="preserve">System testing involves testing the above Unit and Integration testing, but testing the entire system </w:t>
      </w:r>
      <w:r w:rsidR="00043EBE">
        <w:t>from start to finish</w:t>
      </w:r>
    </w:p>
    <w:p w14:paraId="543516F4" w14:textId="0CB211BA" w:rsidR="00043EBE" w:rsidRDefault="00043EBE" w:rsidP="00043EBE">
      <w:pPr>
        <w:pStyle w:val="Heading4"/>
      </w:pPr>
      <w:r>
        <w:t>Artist</w:t>
      </w:r>
    </w:p>
    <w:p w14:paraId="0E9E15D2" w14:textId="3E3F28B9" w:rsidR="00043EBE" w:rsidRDefault="00043EBE" w:rsidP="00043EBE">
      <w:r>
        <w:t>To test the artist’s flow, the following will be evaluated in order: create an account, signing in, editing their profile and artist’s page, setting up their calendar, editing the sample sizes, prices and sample images, adjusting stock control (discussed above), sending a message to a client. After the artist completes these with no errors, the test will have been successful.</w:t>
      </w:r>
    </w:p>
    <w:p w14:paraId="616B6191" w14:textId="1BC175BD" w:rsidR="00043EBE" w:rsidRDefault="00043EBE" w:rsidP="00043EBE">
      <w:pPr>
        <w:pStyle w:val="Heading4"/>
      </w:pPr>
      <w:r>
        <w:t>Client</w:t>
      </w:r>
    </w:p>
    <w:p w14:paraId="5DB2F541" w14:textId="27355B4E" w:rsidR="00043EBE" w:rsidRDefault="00043EBE" w:rsidP="004753BB">
      <w:r>
        <w:t xml:space="preserve">To test the client’s flow, the following will be evaluated in order: </w:t>
      </w:r>
      <w:r w:rsidR="004753BB">
        <w:t xml:space="preserve"> </w:t>
      </w:r>
      <w:r>
        <w:t>create an account, signing in, editing their profile, booking an appointment (discussed above), creation of automated booking by the system, sending a message to an artist. After the client has completed these with no errors, the text will be successful.</w:t>
      </w:r>
    </w:p>
    <w:p w14:paraId="44FC8EFC" w14:textId="152D172A" w:rsidR="00D67D5D" w:rsidRDefault="00D67D5D" w:rsidP="004753BB"/>
    <w:p w14:paraId="7DDE6BCA" w14:textId="6BC7AACB" w:rsidR="00D67D5D" w:rsidRDefault="00D67D5D" w:rsidP="00D67D5D">
      <w:pPr>
        <w:pStyle w:val="Heading3"/>
      </w:pPr>
      <w:bookmarkStart w:id="1777" w:name="_Toc30415660"/>
      <w:r>
        <w:t>Usability Testing</w:t>
      </w:r>
      <w:bookmarkEnd w:id="1777"/>
    </w:p>
    <w:p w14:paraId="65F01D63" w14:textId="094705B0" w:rsidR="00D67D5D" w:rsidRDefault="00D67D5D" w:rsidP="00D67D5D">
      <w:r>
        <w:t xml:space="preserve">The usability testing will follow Nielsen’s usability testing. </w:t>
      </w:r>
    </w:p>
    <w:p w14:paraId="4EBAC549" w14:textId="17642A07" w:rsidR="00D67D5D" w:rsidRDefault="00D67D5D" w:rsidP="00D67D5D">
      <w:pPr>
        <w:pStyle w:val="Heading4"/>
      </w:pPr>
      <w:r>
        <w:t>“</w:t>
      </w:r>
      <w:r w:rsidRPr="00D67D5D">
        <w:t>Visibility of system status</w:t>
      </w:r>
      <w:r>
        <w:t>”</w:t>
      </w:r>
    </w:p>
    <w:p w14:paraId="5658D983" w14:textId="48709D4F" w:rsidR="00D67D5D" w:rsidRDefault="00D67D5D" w:rsidP="00D67D5D">
      <w:r>
        <w:t>With this test, the system would ensure the artists and clients are aware of what is happening on the website. A response with an acceptable period of time is required.</w:t>
      </w:r>
      <w:sdt>
        <w:sdtPr>
          <w:id w:val="715240339"/>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7895609D" w14:textId="617DD803" w:rsidR="00D67D5D" w:rsidRDefault="00D67D5D" w:rsidP="00D67D5D">
      <w:pPr>
        <w:pStyle w:val="Heading4"/>
      </w:pPr>
      <w:r>
        <w:t>“Match between system and the real world”</w:t>
      </w:r>
    </w:p>
    <w:p w14:paraId="7545B6D3" w14:textId="1FA9F8B2" w:rsidR="00D67D5D" w:rsidRDefault="00D67D5D" w:rsidP="00D67D5D">
      <w:r>
        <w:t>In regard to language, it should be simplistic and to a level of the artists and clients understanding. Technical jargon should be avoided.</w:t>
      </w:r>
      <w:sdt>
        <w:sdtPr>
          <w:id w:val="284398863"/>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1AB26579" w14:textId="2258A2D9" w:rsidR="00D67D5D" w:rsidRDefault="00D67D5D" w:rsidP="00D67D5D">
      <w:pPr>
        <w:pStyle w:val="Heading4"/>
      </w:pPr>
      <w:r>
        <w:t>“User control and freedom”</w:t>
      </w:r>
    </w:p>
    <w:p w14:paraId="7C582D17" w14:textId="4CD533FE" w:rsidR="004C6867" w:rsidRDefault="00D67D5D" w:rsidP="00D67D5D">
      <w:r>
        <w:t xml:space="preserve">Sometimes an artist or client may access a page and edit something they didn’t want to. </w:t>
      </w:r>
      <w:r w:rsidR="004C6867">
        <w:t xml:space="preserve">An “emergency exit” to the likes of the home page is to be implemented. Buttons that revert and obvert the user’s action will also be implemented. </w:t>
      </w:r>
      <w:sdt>
        <w:sdtPr>
          <w:id w:val="1279536474"/>
          <w:citation/>
        </w:sdtPr>
        <w:sdtEndPr/>
        <w:sdtContent>
          <w:r w:rsidR="004C6867">
            <w:fldChar w:fldCharType="begin"/>
          </w:r>
          <w:r w:rsidR="00601A93">
            <w:rPr>
              <w:lang w:val="en-GB"/>
            </w:rPr>
            <w:instrText xml:space="preserve">CITATION Jak94 \l 2057 </w:instrText>
          </w:r>
          <w:r w:rsidR="004C6867">
            <w:fldChar w:fldCharType="separate"/>
          </w:r>
          <w:r w:rsidR="00601A93" w:rsidRPr="00601A93">
            <w:rPr>
              <w:noProof/>
              <w:lang w:val="en-GB"/>
            </w:rPr>
            <w:t>(Nielsen, 1994)</w:t>
          </w:r>
          <w:r w:rsidR="004C6867">
            <w:fldChar w:fldCharType="end"/>
          </w:r>
        </w:sdtContent>
      </w:sdt>
    </w:p>
    <w:p w14:paraId="79231922" w14:textId="00B8139B" w:rsidR="004C6867" w:rsidRDefault="004C6867" w:rsidP="004C6867">
      <w:pPr>
        <w:pStyle w:val="Heading4"/>
      </w:pPr>
      <w:r>
        <w:t>“Consistency and standards”</w:t>
      </w:r>
    </w:p>
    <w:p w14:paraId="3512CB90" w14:textId="3377AF0E" w:rsidR="004C6867" w:rsidRDefault="004C6867" w:rsidP="00D67D5D">
      <w:r>
        <w:t xml:space="preserve">Clear, understandable words will be used throughout the website. An example such as “edit” and “modify” generally means the same thing. Only one of these will be used (Edit). This will be implanted throughout the website. </w:t>
      </w:r>
      <w:sdt>
        <w:sdtPr>
          <w:id w:val="13812850"/>
          <w:citation/>
        </w:sdtPr>
        <w:sdtEndPr/>
        <w:sdtContent>
          <w:r>
            <w:fldChar w:fldCharType="begin"/>
          </w:r>
          <w:r w:rsidR="00601A93">
            <w:rPr>
              <w:lang w:val="en-GB"/>
            </w:rPr>
            <w:instrText xml:space="preserve">CITATION Jak94 \l 2057 </w:instrText>
          </w:r>
          <w:r>
            <w:fldChar w:fldCharType="separate"/>
          </w:r>
          <w:r w:rsidR="00601A93" w:rsidRPr="00601A93">
            <w:rPr>
              <w:noProof/>
              <w:lang w:val="en-GB"/>
            </w:rPr>
            <w:t>(Nielsen, 1994)</w:t>
          </w:r>
          <w:r>
            <w:fldChar w:fldCharType="end"/>
          </w:r>
        </w:sdtContent>
      </w:sdt>
    </w:p>
    <w:p w14:paraId="6CFCC8B6" w14:textId="4197184E" w:rsidR="004C6867" w:rsidRDefault="004C6867" w:rsidP="004C6867">
      <w:pPr>
        <w:pStyle w:val="Heading4"/>
      </w:pPr>
      <w:r>
        <w:t>“Error prevention”</w:t>
      </w:r>
    </w:p>
    <w:p w14:paraId="3FEFAE88" w14:textId="52A397CC" w:rsidR="004C6867" w:rsidRDefault="004C6867" w:rsidP="004C6867">
      <w:r>
        <w:t>It may not always be possible to avoid error messages. However, a better designed website will avoid a user making the error at all. Forms that are in the website will be checked before they are sent to the database. The website will also provide “tips and tricks” to assist the user in using the website.</w:t>
      </w:r>
      <w:sdt>
        <w:sdtPr>
          <w:id w:val="1758401648"/>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6F463B07" w14:textId="2BDDAA66" w:rsidR="004C6867" w:rsidRDefault="004C6867" w:rsidP="004C6867">
      <w:pPr>
        <w:pStyle w:val="Heading4"/>
      </w:pPr>
      <w:r>
        <w:t>“</w:t>
      </w:r>
      <w:r w:rsidRPr="004C6867">
        <w:t>Recognition rather than recall</w:t>
      </w:r>
      <w:r>
        <w:t>”</w:t>
      </w:r>
    </w:p>
    <w:p w14:paraId="71DEC8D5" w14:textId="333B1A5C" w:rsidR="004C6867" w:rsidRDefault="004C6867" w:rsidP="004C6867">
      <w:r>
        <w:t xml:space="preserve">It’s important for the user not to recall data from one form to another. Such information will be either obtained from the database or </w:t>
      </w:r>
      <w:r w:rsidR="00FC040E">
        <w:t>stored in the cache (text file on the browser) of the website.</w:t>
      </w:r>
    </w:p>
    <w:p w14:paraId="08847989" w14:textId="0FF88F77" w:rsidR="00FC040E" w:rsidRDefault="00FC040E" w:rsidP="00FC040E">
      <w:pPr>
        <w:pStyle w:val="Heading4"/>
      </w:pPr>
      <w:r>
        <w:t>“</w:t>
      </w:r>
      <w:r w:rsidRPr="00FC040E">
        <w:t>Flexibility and efficiency of use</w:t>
      </w:r>
      <w:r>
        <w:t>”</w:t>
      </w:r>
    </w:p>
    <w:p w14:paraId="41F32AC8" w14:textId="4FD8A61B" w:rsidR="00FC040E" w:rsidRDefault="00FC040E" w:rsidP="004C6867">
      <w:r>
        <w:t>An importance is to allow users who are new to the website to go through the website at their own pace. This would not be beneficial for a user who has visited the website many times. The website will accommodate both types of users.</w:t>
      </w:r>
      <w:sdt>
        <w:sdtPr>
          <w:id w:val="1710677204"/>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1A59EDBF" w14:textId="40A34FA4" w:rsidR="00FC040E" w:rsidRDefault="00FC040E" w:rsidP="00FC040E">
      <w:pPr>
        <w:pStyle w:val="Heading4"/>
      </w:pPr>
      <w:r>
        <w:t>“Aesthetic and minimalist design”</w:t>
      </w:r>
    </w:p>
    <w:p w14:paraId="4D3ED500" w14:textId="06F13012" w:rsidR="00FC040E" w:rsidRDefault="00FC040E" w:rsidP="00FC040E">
      <w:r>
        <w:t xml:space="preserve">Text data must not be over complicated with unrelated data. Over-complicated text will be completely avoided on the website. </w:t>
      </w:r>
      <w:sdt>
        <w:sdtPr>
          <w:id w:val="406189214"/>
          <w:citation/>
        </w:sdtPr>
        <w:sdtEndPr/>
        <w:sdtContent>
          <w:r>
            <w:fldChar w:fldCharType="begin"/>
          </w:r>
          <w:r w:rsidR="00601A93">
            <w:rPr>
              <w:lang w:val="en-GB"/>
            </w:rPr>
            <w:instrText xml:space="preserve">CITATION Jak94 \l 2057 </w:instrText>
          </w:r>
          <w:r>
            <w:fldChar w:fldCharType="separate"/>
          </w:r>
          <w:r w:rsidR="00601A93" w:rsidRPr="00601A93">
            <w:rPr>
              <w:noProof/>
              <w:lang w:val="en-GB"/>
            </w:rPr>
            <w:t>(Nielsen, 1994)</w:t>
          </w:r>
          <w:r>
            <w:fldChar w:fldCharType="end"/>
          </w:r>
        </w:sdtContent>
      </w:sdt>
    </w:p>
    <w:p w14:paraId="71C66247" w14:textId="4EC0597E" w:rsidR="00FC040E" w:rsidRDefault="00FC040E" w:rsidP="00FC040E">
      <w:pPr>
        <w:pStyle w:val="Heading4"/>
      </w:pPr>
      <w:r>
        <w:t>“Help users [recognise], diagnose, and recover from errors”</w:t>
      </w:r>
    </w:p>
    <w:p w14:paraId="6DD1724E" w14:textId="143BB37E" w:rsidR="00FC040E" w:rsidRDefault="00FC040E" w:rsidP="00FC040E">
      <w:r>
        <w:t>If an error message is shown to the user, it needs to be simple and not have any code or complicated language. If possible a way to resolve the issue should also be present.</w:t>
      </w:r>
      <w:sdt>
        <w:sdtPr>
          <w:id w:val="212781452"/>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39A48DFF" w14:textId="3B70E462" w:rsidR="00FC040E" w:rsidRDefault="00DA0B24" w:rsidP="00FC040E">
      <w:pPr>
        <w:pStyle w:val="Heading4"/>
      </w:pPr>
      <w:r>
        <w:t xml:space="preserve"> </w:t>
      </w:r>
      <w:r w:rsidR="00FC040E">
        <w:t xml:space="preserve">“Help and </w:t>
      </w:r>
      <w:proofErr w:type="gramStart"/>
      <w:r w:rsidR="00FC040E">
        <w:t>documentation“</w:t>
      </w:r>
      <w:proofErr w:type="gramEnd"/>
    </w:p>
    <w:p w14:paraId="5DDD5496" w14:textId="774FEB52" w:rsidR="00FC040E" w:rsidRPr="00FC040E" w:rsidRDefault="00FC040E" w:rsidP="00FC040E">
      <w:r>
        <w:t xml:space="preserve">A help section will be added to the website. The </w:t>
      </w:r>
      <w:r w:rsidR="008337D3">
        <w:t>job that the user is trying to do should be clear and understandable, and not contain excessive text.</w:t>
      </w:r>
      <w:sdt>
        <w:sdtPr>
          <w:id w:val="-372612071"/>
          <w:citation/>
        </w:sdtPr>
        <w:sdtEndPr/>
        <w:sdtContent>
          <w:r w:rsidR="008337D3">
            <w:fldChar w:fldCharType="begin"/>
          </w:r>
          <w:r w:rsidR="00601A93">
            <w:rPr>
              <w:lang w:val="en-GB"/>
            </w:rPr>
            <w:instrText xml:space="preserve">CITATION Jak94 \l 2057 </w:instrText>
          </w:r>
          <w:r w:rsidR="008337D3">
            <w:fldChar w:fldCharType="separate"/>
          </w:r>
          <w:r w:rsidR="00601A93">
            <w:rPr>
              <w:noProof/>
              <w:lang w:val="en-GB"/>
            </w:rPr>
            <w:t xml:space="preserve"> </w:t>
          </w:r>
          <w:r w:rsidR="00601A93" w:rsidRPr="00601A93">
            <w:rPr>
              <w:noProof/>
              <w:lang w:val="en-GB"/>
            </w:rPr>
            <w:t>(Nielsen, 1994)</w:t>
          </w:r>
          <w:r w:rsidR="008337D3">
            <w:fldChar w:fldCharType="end"/>
          </w:r>
        </w:sdtContent>
      </w:sdt>
    </w:p>
    <w:p w14:paraId="617B9C9C" w14:textId="77777777" w:rsidR="00FC040E" w:rsidRPr="004C6867" w:rsidRDefault="00FC040E" w:rsidP="004C6867"/>
    <w:p w14:paraId="665D66C4" w14:textId="18B836C2" w:rsidR="00F40711" w:rsidRDefault="005A25E3" w:rsidP="00093071">
      <w:pPr>
        <w:pStyle w:val="Heading3"/>
      </w:pPr>
      <w:bookmarkStart w:id="1778" w:name="_Toc30415661"/>
      <w:r>
        <w:t>Developer Testing</w:t>
      </w:r>
      <w:r w:rsidR="00F40711">
        <w:t xml:space="preserve"> </w:t>
      </w:r>
      <w:r w:rsidR="00B24C40">
        <w:t xml:space="preserve">&amp; </w:t>
      </w:r>
      <w:r w:rsidR="00F40711">
        <w:t>Evaluation</w:t>
      </w:r>
      <w:bookmarkEnd w:id="1778"/>
    </w:p>
    <w:p w14:paraId="6B79F14B" w14:textId="79EEE881" w:rsidR="00F40711" w:rsidRDefault="005A25E3" w:rsidP="00994136">
      <w:r>
        <w:t>The “End-User” testing will</w:t>
      </w:r>
      <w:r w:rsidR="00F40711">
        <w:t xml:space="preserve">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779" w:name="_Toc30415662"/>
      <w:r w:rsidR="00F40711">
        <w:t xml:space="preserve">Scalability </w:t>
      </w:r>
      <w:r w:rsidR="00B24C40">
        <w:t>and performance</w:t>
      </w:r>
      <w:bookmarkEnd w:id="1779"/>
    </w:p>
    <w:p w14:paraId="567CA536" w14:textId="6AB26364" w:rsidR="00F40711" w:rsidRPr="00F40711" w:rsidRDefault="008337D3" w:rsidP="00994136">
      <w:r>
        <w:t>It’s</w:t>
      </w:r>
      <w:r w:rsidR="00F40711">
        <w:t xml:space="preserve"> important for the social network to handle scaling up or down where needed. Dependant of the </w:t>
      </w:r>
      <w:r w:rsidR="00661724">
        <w:t>number</w:t>
      </w:r>
      <w:r w:rsidR="00F40711">
        <w:t xml:space="preserve"> of users, the app may become slow. Testing of this will be done by sending the server and Firebase an increasing </w:t>
      </w:r>
      <w:r w:rsidR="00661724">
        <w:t>number</w:t>
      </w:r>
      <w:r w:rsidR="00F40711">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780" w:name="_Toc30415663"/>
      <w:r w:rsidRPr="00075741">
        <w:t>Conclusions</w:t>
      </w:r>
      <w:bookmarkEnd w:id="1780"/>
    </w:p>
    <w:p w14:paraId="6BCBE0FD" w14:textId="7B8DC41C" w:rsidR="00B24C40" w:rsidRDefault="00B24C40" w:rsidP="00994136">
      <w:pPr>
        <w:pStyle w:val="Heading3"/>
        <w:spacing w:after="0"/>
      </w:pPr>
      <w:bookmarkStart w:id="1781" w:name="_Toc30415664"/>
      <w:r>
        <w:t>Advantages &amp; disadvantages</w:t>
      </w:r>
      <w:bookmarkEnd w:id="1781"/>
    </w:p>
    <w:p w14:paraId="08A96D45" w14:textId="72C33580" w:rsidR="00E56818" w:rsidRDefault="00E56818" w:rsidP="00E56818">
      <w:r>
        <w:t xml:space="preserve">The advantages of this project is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746B0C6C" w:rsidR="00B24C40" w:rsidRPr="00B24C40" w:rsidRDefault="008E5B6E" w:rsidP="00994136">
      <w:r>
        <w:t>A disadvantage of this project is that it will be competing with popular calendars like Google Calendar</w:t>
      </w:r>
      <w:r w:rsidR="008337D3">
        <w:t>,</w:t>
      </w:r>
      <w:r>
        <w:t xml:space="preserve"> Outlook Calendar</w:t>
      </w:r>
      <w:r w:rsidR="008337D3">
        <w:t xml:space="preserve"> and Outlook To-Do</w:t>
      </w:r>
      <w:r>
        <w:t xml:space="preserve">. </w:t>
      </w:r>
    </w:p>
    <w:p w14:paraId="684AF1E3" w14:textId="3D504695" w:rsidR="00F077BB" w:rsidRDefault="00B24C40" w:rsidP="00994136">
      <w:pPr>
        <w:pStyle w:val="Heading3"/>
        <w:spacing w:after="0"/>
      </w:pPr>
      <w:bookmarkStart w:id="1782" w:name="_Toc30415665"/>
      <w:r>
        <w:t>Opportunities and limits of the project.</w:t>
      </w:r>
      <w:bookmarkEnd w:id="1782"/>
    </w:p>
    <w:p w14:paraId="30A38BA4" w14:textId="0EF7936E" w:rsidR="00504025" w:rsidRPr="00B24C40" w:rsidRDefault="008E5B6E" w:rsidP="00994136">
      <w:r>
        <w:t xml:space="preserve">The limit of this project will be that for the initial iteration, personal calendars will not be included. </w:t>
      </w:r>
      <w:r w:rsidR="00504025">
        <w:t>However, this project is not intended to replace a calendar service like Google Calendar, where other, external calendars are imported from and exported to.</w:t>
      </w:r>
    </w:p>
    <w:bookmarkStart w:id="1783" w:name="_Toc30415666"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783"/>
        </w:p>
        <w:sdt>
          <w:sdtPr>
            <w:id w:val="-573587230"/>
            <w:bibliography/>
          </w:sdtPr>
          <w:sdtEndPr/>
          <w:sdtContent>
            <w:p w14:paraId="4A9AB135" w14:textId="4033599B" w:rsidR="00601A93" w:rsidRDefault="0085767F" w:rsidP="00601A93">
              <w:pPr>
                <w:pStyle w:val="Bibliography"/>
                <w:rPr>
                  <w:noProof/>
                </w:rPr>
              </w:pPr>
              <w:r>
                <w:fldChar w:fldCharType="begin"/>
              </w:r>
              <w:r>
                <w:instrText xml:space="preserve"> BIBLIOGRAPHY </w:instrText>
              </w:r>
              <w:r>
                <w:fldChar w:fldCharType="separate"/>
              </w:r>
              <w:r w:rsidR="00601A93">
                <w:rPr>
                  <w:noProof/>
                </w:rPr>
                <w:t xml:space="preserve">Anoki, 2018. </w:t>
              </w:r>
              <w:r w:rsidR="00601A93">
                <w:rPr>
                  <w:i/>
                  <w:iCs/>
                  <w:noProof/>
                </w:rPr>
                <w:t xml:space="preserve">Inked-Up.com. </w:t>
              </w:r>
              <w:r w:rsidR="00601A93">
                <w:rPr>
                  <w:noProof/>
                </w:rPr>
                <w:t xml:space="preserve">[Online] </w:t>
              </w:r>
              <w:r w:rsidR="00601A93">
                <w:rPr>
                  <w:noProof/>
                </w:rPr>
                <w:br/>
                <w:t xml:space="preserve">Available at: </w:t>
              </w:r>
              <w:r w:rsidR="00601A93">
                <w:rPr>
                  <w:noProof/>
                  <w:u w:val="single"/>
                </w:rPr>
                <w:t>http://inked-up.com/</w:t>
              </w:r>
              <w:r w:rsidR="00601A93">
                <w:rPr>
                  <w:noProof/>
                </w:rPr>
                <w:br/>
                <w:t>[Accessed 3 December 2018].</w:t>
              </w:r>
            </w:p>
            <w:p w14:paraId="0D0159F1" w14:textId="77777777" w:rsidR="00601A93" w:rsidRPr="00601A93" w:rsidRDefault="00601A93" w:rsidP="00601A93"/>
            <w:p w14:paraId="2B8D23C9" w14:textId="3BF80773" w:rsidR="00601A93" w:rsidRDefault="00601A93" w:rsidP="00601A93">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35429933" w14:textId="77777777" w:rsidR="00601A93" w:rsidRPr="00601A93" w:rsidRDefault="00601A93" w:rsidP="00601A93"/>
            <w:p w14:paraId="461417B9" w14:textId="77777777" w:rsidR="00601A93" w:rsidRDefault="00601A93" w:rsidP="00601A93">
              <w:pPr>
                <w:pStyle w:val="Bibliography"/>
                <w:rPr>
                  <w:noProof/>
                </w:rPr>
              </w:pPr>
              <w:r>
                <w:rPr>
                  <w:noProof/>
                </w:rPr>
                <w:t xml:space="preserve">Herridge, D., 2019. </w:t>
              </w:r>
              <w:r>
                <w:rPr>
                  <w:i/>
                  <w:iCs/>
                  <w:noProof/>
                </w:rPr>
                <w:t xml:space="preserve">WHAT ARE SMART OBJECTIVES AND HOW DO I APPLY THEM?. </w:t>
              </w:r>
              <w:r>
                <w:rPr>
                  <w:noProof/>
                </w:rPr>
                <w:t xml:space="preserve">[Online] </w:t>
              </w:r>
            </w:p>
            <w:p w14:paraId="60A28E37" w14:textId="3BC4D703" w:rsidR="00601A93" w:rsidRDefault="00601A93" w:rsidP="00601A93">
              <w:pPr>
                <w:pStyle w:val="Bibliography"/>
                <w:rPr>
                  <w:noProof/>
                </w:rPr>
              </w:pPr>
              <w:r>
                <w:rPr>
                  <w:noProof/>
                </w:rPr>
                <w:t xml:space="preserve">Available at: </w:t>
              </w:r>
              <w:r>
                <w:rPr>
                  <w:noProof/>
                  <w:u w:val="single"/>
                </w:rPr>
                <w:t>https://www.professionalacademy.com/blogs-and-advice/what-are-smart-objectives-and-how-do-i-apply-them</w:t>
              </w:r>
              <w:r>
                <w:rPr>
                  <w:noProof/>
                </w:rPr>
                <w:br/>
                <w:t>[Accessed 10 December 2019].</w:t>
              </w:r>
            </w:p>
            <w:p w14:paraId="01A43C71" w14:textId="77777777" w:rsidR="00601A93" w:rsidRPr="00601A93" w:rsidRDefault="00601A93" w:rsidP="00601A93"/>
            <w:p w14:paraId="5736B6A9" w14:textId="14AF6D68" w:rsidR="00601A93" w:rsidRDefault="00601A93" w:rsidP="00601A93">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2904E4A8" w14:textId="77777777" w:rsidR="00601A93" w:rsidRPr="00601A93" w:rsidRDefault="00601A93" w:rsidP="00601A93"/>
            <w:p w14:paraId="690A53B3" w14:textId="09796559" w:rsidR="00601A93" w:rsidRDefault="00601A93" w:rsidP="00601A93">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131BBA3" w14:textId="77777777" w:rsidR="00601A93" w:rsidRPr="00601A93" w:rsidRDefault="00601A93" w:rsidP="00601A93"/>
            <w:p w14:paraId="4C39DFDB" w14:textId="40DEA238" w:rsidR="00601A93" w:rsidRDefault="00601A93" w:rsidP="00601A93">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380202D4" w14:textId="1E605BC1" w:rsidR="00601A93" w:rsidRDefault="00601A93" w:rsidP="00601A93">
              <w:r>
                <w:br w:type="page"/>
              </w:r>
            </w:p>
            <w:p w14:paraId="71ACCA9C" w14:textId="77777777" w:rsidR="00601A93" w:rsidRPr="00601A93" w:rsidRDefault="00601A93" w:rsidP="00601A93"/>
            <w:p w14:paraId="634DA8A0" w14:textId="70A96F9D" w:rsidR="00601A93" w:rsidRDefault="00601A93" w:rsidP="00601A93">
              <w:pPr>
                <w:pStyle w:val="Bibliography"/>
                <w:rPr>
                  <w:noProof/>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r>
                <w:rPr>
                  <w:noProof/>
                </w:rPr>
                <w:br/>
                <w:t>[Accessed 3 December 2018].</w:t>
              </w:r>
            </w:p>
            <w:p w14:paraId="2F2BDD89" w14:textId="77777777" w:rsidR="00601A93" w:rsidRPr="00601A93" w:rsidRDefault="00601A93" w:rsidP="00601A93"/>
            <w:p w14:paraId="354AFAB0" w14:textId="1E554AB7" w:rsidR="00601A93" w:rsidRDefault="00601A93" w:rsidP="00601A93">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49202147" w14:textId="77777777" w:rsidR="00601A93" w:rsidRPr="00601A93" w:rsidRDefault="00601A93" w:rsidP="00601A93"/>
            <w:p w14:paraId="187FEF62" w14:textId="70DD2565" w:rsidR="00601A93" w:rsidRDefault="00601A93" w:rsidP="00601A93">
              <w:pPr>
                <w:pStyle w:val="Bibliography"/>
                <w:rPr>
                  <w:noProof/>
                </w:rPr>
              </w:pPr>
              <w:r>
                <w:rPr>
                  <w:noProof/>
                </w:rPr>
                <w:t xml:space="preserve">Nielsen, J., 1994. </w:t>
              </w:r>
              <w:r>
                <w:rPr>
                  <w:i/>
                  <w:iCs/>
                  <w:noProof/>
                </w:rPr>
                <w:t xml:space="preserve">10 Usability Heuristics for User Interface Design. </w:t>
              </w:r>
              <w:r>
                <w:rPr>
                  <w:noProof/>
                </w:rPr>
                <w:t xml:space="preserve">[Online] </w:t>
              </w:r>
              <w:r>
                <w:rPr>
                  <w:noProof/>
                </w:rPr>
                <w:br/>
                <w:t xml:space="preserve">Available at: </w:t>
              </w:r>
              <w:r>
                <w:rPr>
                  <w:noProof/>
                  <w:u w:val="single"/>
                </w:rPr>
                <w:t>https://www.nngroup.com/articles/ten-usability-heuristics/</w:t>
              </w:r>
              <w:r>
                <w:rPr>
                  <w:noProof/>
                </w:rPr>
                <w:br/>
                <w:t>[Accessed 10 December 2019].</w:t>
              </w:r>
            </w:p>
            <w:p w14:paraId="6EF09371" w14:textId="77777777" w:rsidR="00601A93" w:rsidRPr="00601A93" w:rsidRDefault="00601A93" w:rsidP="00601A93"/>
            <w:p w14:paraId="7F0F33FA" w14:textId="0D38F528" w:rsidR="00601A93" w:rsidRDefault="00601A93" w:rsidP="00601A93">
              <w:pPr>
                <w:pStyle w:val="Bibliography"/>
                <w:rPr>
                  <w:noProof/>
                </w:rPr>
              </w:pPr>
              <w:r>
                <w:rPr>
                  <w:noProof/>
                </w:rPr>
                <w:t xml:space="preserve">Tatú, J., 2018. </w:t>
              </w:r>
              <w:r>
                <w:rPr>
                  <w:i/>
                  <w:iCs/>
                  <w:noProof/>
                </w:rPr>
                <w:t xml:space="preserve">Social Modifications, </w:t>
              </w:r>
              <w:r>
                <w:rPr>
                  <w:noProof/>
                </w:rPr>
                <w:t>Dublin: National College of Ireland.</w:t>
              </w:r>
            </w:p>
            <w:p w14:paraId="5D21B301" w14:textId="77777777" w:rsidR="00601A93" w:rsidRPr="00601A93" w:rsidRDefault="00601A93" w:rsidP="00601A93"/>
            <w:p w14:paraId="0549F290" w14:textId="1A4C493A" w:rsidR="00601A93" w:rsidRDefault="00601A93" w:rsidP="00601A93">
              <w:pPr>
                <w:pStyle w:val="Bibliography"/>
                <w:rPr>
                  <w:noProof/>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r>
                <w:rPr>
                  <w:noProof/>
                </w:rPr>
                <w:br/>
                <w:t>[Accessed 3 December 2018].</w:t>
              </w:r>
            </w:p>
            <w:p w14:paraId="7BA1E772" w14:textId="77777777" w:rsidR="00601A93" w:rsidRPr="00601A93" w:rsidRDefault="00601A93" w:rsidP="00601A93"/>
            <w:p w14:paraId="00EB31CB" w14:textId="77777777" w:rsidR="00601A93" w:rsidRDefault="00601A93" w:rsidP="00601A93">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601A93">
              <w:r>
                <w:rPr>
                  <w:b/>
                  <w:bCs/>
                  <w:noProof/>
                </w:rPr>
                <w:fldChar w:fldCharType="end"/>
              </w:r>
            </w:p>
          </w:sdtContent>
        </w:sdt>
      </w:sdtContent>
    </w:sdt>
    <w:p w14:paraId="684AF1EC" w14:textId="77777777" w:rsidR="001372D8" w:rsidRPr="00075741" w:rsidRDefault="001372D8" w:rsidP="00994136">
      <w:pPr>
        <w:rPr>
          <w:rFonts w:cs="Arial"/>
        </w:rPr>
      </w:pPr>
    </w:p>
    <w:p w14:paraId="684AF1ED" w14:textId="77777777" w:rsidR="00F077BB" w:rsidRPr="00075741" w:rsidRDefault="00F077BB" w:rsidP="00994136">
      <w:pPr>
        <w:pStyle w:val="Heading1"/>
        <w:spacing w:after="0"/>
      </w:pPr>
      <w:bookmarkStart w:id="1784" w:name="_Toc30415667"/>
      <w:r w:rsidRPr="00075741">
        <w:t>Appendix</w:t>
      </w:r>
      <w:bookmarkEnd w:id="1784"/>
    </w:p>
    <w:p w14:paraId="684AF1EF" w14:textId="77777777" w:rsidR="00F077BB" w:rsidRPr="00075741" w:rsidRDefault="00F077BB" w:rsidP="00994136">
      <w:pPr>
        <w:pStyle w:val="Heading2"/>
        <w:spacing w:after="0"/>
      </w:pPr>
      <w:bookmarkStart w:id="1785" w:name="_Toc30415668"/>
      <w:r w:rsidRPr="00075741">
        <w:t>Project Plan</w:t>
      </w:r>
      <w:bookmarkEnd w:id="1785"/>
    </w:p>
    <w:p w14:paraId="684AF1F5" w14:textId="1DC9DD91" w:rsidR="00F077BB" w:rsidRPr="00075741" w:rsidRDefault="00A53746" w:rsidP="00994136">
      <w:pPr>
        <w:rPr>
          <w:rFonts w:cs="Arial"/>
        </w:rPr>
      </w:pPr>
      <w:r>
        <w:rPr>
          <w:rFonts w:cs="Arial"/>
          <w:noProof/>
        </w:rPr>
        <w:drawing>
          <wp:inline distT="0" distB="0" distL="0" distR="0" wp14:anchorId="6445C3F7" wp14:editId="291C5431">
            <wp:extent cx="6074353" cy="5257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Plan image.png"/>
                    <pic:cNvPicPr/>
                  </pic:nvPicPr>
                  <pic:blipFill>
                    <a:blip r:embed="rId35">
                      <a:extLst>
                        <a:ext uri="{28A0092B-C50C-407E-A947-70E740481C1C}">
                          <a14:useLocalDpi xmlns:a14="http://schemas.microsoft.com/office/drawing/2010/main" val="0"/>
                        </a:ext>
                      </a:extLst>
                    </a:blip>
                    <a:stretch>
                      <a:fillRect/>
                    </a:stretch>
                  </pic:blipFill>
                  <pic:spPr>
                    <a:xfrm>
                      <a:off x="0" y="0"/>
                      <a:ext cx="6084753" cy="5266802"/>
                    </a:xfrm>
                    <a:prstGeom prst="rect">
                      <a:avLst/>
                    </a:prstGeom>
                  </pic:spPr>
                </pic:pic>
              </a:graphicData>
            </a:graphic>
          </wp:inline>
        </w:drawing>
      </w:r>
    </w:p>
    <w:sectPr w:rsidR="00F077BB" w:rsidRPr="00075741"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B3402" w14:textId="77777777" w:rsidR="008337D3" w:rsidRDefault="008337D3">
      <w:r>
        <w:separator/>
      </w:r>
    </w:p>
  </w:endnote>
  <w:endnote w:type="continuationSeparator" w:id="0">
    <w:p w14:paraId="0AB76262" w14:textId="77777777" w:rsidR="008337D3" w:rsidRDefault="00833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04FFA830" w:rsidR="008337D3" w:rsidRPr="0027338D" w:rsidRDefault="008337D3">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- 58 -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8337D3" w:rsidRDefault="008337D3"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DB0D6" w14:textId="77777777" w:rsidR="008337D3" w:rsidRDefault="008337D3">
      <w:r>
        <w:separator/>
      </w:r>
    </w:p>
  </w:footnote>
  <w:footnote w:type="continuationSeparator" w:id="0">
    <w:p w14:paraId="70F479E7" w14:textId="77777777" w:rsidR="008337D3" w:rsidRDefault="00833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ascii="Arial"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43E2FF3"/>
    <w:multiLevelType w:val="hybridMultilevel"/>
    <w:tmpl w:val="74D0AC3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8"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9"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5"/>
  </w:num>
  <w:num w:numId="6">
    <w:abstractNumId w:val="84"/>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2"/>
  </w:num>
  <w:num w:numId="30">
    <w:abstractNumId w:val="72"/>
  </w:num>
  <w:num w:numId="31">
    <w:abstractNumId w:val="18"/>
  </w:num>
  <w:num w:numId="32">
    <w:abstractNumId w:val="69"/>
  </w:num>
  <w:num w:numId="33">
    <w:abstractNumId w:val="14"/>
  </w:num>
  <w:num w:numId="34">
    <w:abstractNumId w:val="74"/>
  </w:num>
  <w:num w:numId="35">
    <w:abstractNumId w:val="81"/>
  </w:num>
  <w:num w:numId="36">
    <w:abstractNumId w:val="79"/>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8"/>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80"/>
  </w:num>
  <w:num w:numId="67">
    <w:abstractNumId w:val="9"/>
  </w:num>
  <w:num w:numId="68">
    <w:abstractNumId w:val="55"/>
  </w:num>
  <w:num w:numId="69">
    <w:abstractNumId w:val="38"/>
  </w:num>
  <w:num w:numId="70">
    <w:abstractNumId w:val="2"/>
  </w:num>
  <w:num w:numId="71">
    <w:abstractNumId w:val="61"/>
  </w:num>
  <w:num w:numId="72">
    <w:abstractNumId w:val="83"/>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 w:numId="86">
    <w:abstractNumId w:val="77"/>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ey Tatú">
    <w15:presenceInfo w15:providerId="None" w15:userId="Joey Tatú"/>
  </w15:person>
  <w15:person w15:author="Joey Tatú [2]">
    <w15:presenceInfo w15:providerId="AD" w15:userId="S-1-5-21-1022453737-1608914804-965413785-117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22BED"/>
    <w:rsid w:val="0002349E"/>
    <w:rsid w:val="00043EBE"/>
    <w:rsid w:val="00060B29"/>
    <w:rsid w:val="00075741"/>
    <w:rsid w:val="00093071"/>
    <w:rsid w:val="000A2812"/>
    <w:rsid w:val="000E458C"/>
    <w:rsid w:val="00133400"/>
    <w:rsid w:val="001372D8"/>
    <w:rsid w:val="00187CB7"/>
    <w:rsid w:val="001C3CC2"/>
    <w:rsid w:val="001C6296"/>
    <w:rsid w:val="001D40D1"/>
    <w:rsid w:val="001E15BD"/>
    <w:rsid w:val="001E7746"/>
    <w:rsid w:val="002342BB"/>
    <w:rsid w:val="0025666E"/>
    <w:rsid w:val="0027338D"/>
    <w:rsid w:val="00285613"/>
    <w:rsid w:val="002B757C"/>
    <w:rsid w:val="0030099D"/>
    <w:rsid w:val="00317295"/>
    <w:rsid w:val="00323560"/>
    <w:rsid w:val="003A1449"/>
    <w:rsid w:val="003C15F0"/>
    <w:rsid w:val="003F4BD4"/>
    <w:rsid w:val="003F7707"/>
    <w:rsid w:val="004753BB"/>
    <w:rsid w:val="00496064"/>
    <w:rsid w:val="004A1CC7"/>
    <w:rsid w:val="004B71C8"/>
    <w:rsid w:val="004C6867"/>
    <w:rsid w:val="004D5487"/>
    <w:rsid w:val="00504025"/>
    <w:rsid w:val="00537AF6"/>
    <w:rsid w:val="00571245"/>
    <w:rsid w:val="005A04A9"/>
    <w:rsid w:val="005A25E3"/>
    <w:rsid w:val="005C10A5"/>
    <w:rsid w:val="005E1CEF"/>
    <w:rsid w:val="005F1F3C"/>
    <w:rsid w:val="00601A93"/>
    <w:rsid w:val="00661543"/>
    <w:rsid w:val="00661724"/>
    <w:rsid w:val="00663DCF"/>
    <w:rsid w:val="006931DE"/>
    <w:rsid w:val="006B255B"/>
    <w:rsid w:val="006D74B8"/>
    <w:rsid w:val="00700CAD"/>
    <w:rsid w:val="00704021"/>
    <w:rsid w:val="00711796"/>
    <w:rsid w:val="00780E88"/>
    <w:rsid w:val="00793383"/>
    <w:rsid w:val="007A2952"/>
    <w:rsid w:val="007A3709"/>
    <w:rsid w:val="007F098B"/>
    <w:rsid w:val="008337D3"/>
    <w:rsid w:val="00846544"/>
    <w:rsid w:val="0085767F"/>
    <w:rsid w:val="00885843"/>
    <w:rsid w:val="008D41B3"/>
    <w:rsid w:val="008E5B6E"/>
    <w:rsid w:val="00906063"/>
    <w:rsid w:val="00910DF1"/>
    <w:rsid w:val="00916066"/>
    <w:rsid w:val="009628E4"/>
    <w:rsid w:val="00967FE8"/>
    <w:rsid w:val="00994136"/>
    <w:rsid w:val="009B2F24"/>
    <w:rsid w:val="009C4D15"/>
    <w:rsid w:val="009D1E0C"/>
    <w:rsid w:val="00A07806"/>
    <w:rsid w:val="00A53746"/>
    <w:rsid w:val="00A70560"/>
    <w:rsid w:val="00A74538"/>
    <w:rsid w:val="00AD65FC"/>
    <w:rsid w:val="00AE1152"/>
    <w:rsid w:val="00AE13B3"/>
    <w:rsid w:val="00B02397"/>
    <w:rsid w:val="00B06B49"/>
    <w:rsid w:val="00B24C40"/>
    <w:rsid w:val="00B6648B"/>
    <w:rsid w:val="00BF3C14"/>
    <w:rsid w:val="00BF5459"/>
    <w:rsid w:val="00C2682A"/>
    <w:rsid w:val="00C40A76"/>
    <w:rsid w:val="00C620D8"/>
    <w:rsid w:val="00CC3302"/>
    <w:rsid w:val="00CD75BF"/>
    <w:rsid w:val="00CF7C0A"/>
    <w:rsid w:val="00D11421"/>
    <w:rsid w:val="00D23FCC"/>
    <w:rsid w:val="00D3120E"/>
    <w:rsid w:val="00D368AF"/>
    <w:rsid w:val="00D6577F"/>
    <w:rsid w:val="00D67D5D"/>
    <w:rsid w:val="00DA0B24"/>
    <w:rsid w:val="00DB4090"/>
    <w:rsid w:val="00E374B9"/>
    <w:rsid w:val="00E56818"/>
    <w:rsid w:val="00E82572"/>
    <w:rsid w:val="00ED5E7E"/>
    <w:rsid w:val="00EF5722"/>
    <w:rsid w:val="00F077BB"/>
    <w:rsid w:val="00F40711"/>
    <w:rsid w:val="00F45471"/>
    <w:rsid w:val="00F540F5"/>
    <w:rsid w:val="00F666D6"/>
    <w:rsid w:val="00F91AED"/>
    <w:rsid w:val="00FC040E"/>
    <w:rsid w:val="00FC11F8"/>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2439">
      <w:bodyDiv w:val="1"/>
      <w:marLeft w:val="0"/>
      <w:marRight w:val="0"/>
      <w:marTop w:val="0"/>
      <w:marBottom w:val="0"/>
      <w:divBdr>
        <w:top w:val="none" w:sz="0" w:space="0" w:color="auto"/>
        <w:left w:val="none" w:sz="0" w:space="0" w:color="auto"/>
        <w:bottom w:val="none" w:sz="0" w:space="0" w:color="auto"/>
        <w:right w:val="none" w:sz="0" w:space="0" w:color="auto"/>
      </w:divBdr>
    </w:div>
    <w:div w:id="199368367">
      <w:bodyDiv w:val="1"/>
      <w:marLeft w:val="0"/>
      <w:marRight w:val="0"/>
      <w:marTop w:val="0"/>
      <w:marBottom w:val="0"/>
      <w:divBdr>
        <w:top w:val="none" w:sz="0" w:space="0" w:color="auto"/>
        <w:left w:val="none" w:sz="0" w:space="0" w:color="auto"/>
        <w:bottom w:val="none" w:sz="0" w:space="0" w:color="auto"/>
        <w:right w:val="none" w:sz="0" w:space="0" w:color="auto"/>
      </w:divBdr>
    </w:div>
    <w:div w:id="203712048">
      <w:bodyDiv w:val="1"/>
      <w:marLeft w:val="0"/>
      <w:marRight w:val="0"/>
      <w:marTop w:val="0"/>
      <w:marBottom w:val="0"/>
      <w:divBdr>
        <w:top w:val="none" w:sz="0" w:space="0" w:color="auto"/>
        <w:left w:val="none" w:sz="0" w:space="0" w:color="auto"/>
        <w:bottom w:val="none" w:sz="0" w:space="0" w:color="auto"/>
        <w:right w:val="none" w:sz="0" w:space="0" w:color="auto"/>
      </w:divBdr>
    </w:div>
    <w:div w:id="257376914">
      <w:bodyDiv w:val="1"/>
      <w:marLeft w:val="0"/>
      <w:marRight w:val="0"/>
      <w:marTop w:val="0"/>
      <w:marBottom w:val="0"/>
      <w:divBdr>
        <w:top w:val="none" w:sz="0" w:space="0" w:color="auto"/>
        <w:left w:val="none" w:sz="0" w:space="0" w:color="auto"/>
        <w:bottom w:val="none" w:sz="0" w:space="0" w:color="auto"/>
        <w:right w:val="none" w:sz="0" w:space="0" w:color="auto"/>
      </w:divBdr>
    </w:div>
    <w:div w:id="284627896">
      <w:bodyDiv w:val="1"/>
      <w:marLeft w:val="0"/>
      <w:marRight w:val="0"/>
      <w:marTop w:val="0"/>
      <w:marBottom w:val="0"/>
      <w:divBdr>
        <w:top w:val="none" w:sz="0" w:space="0" w:color="auto"/>
        <w:left w:val="none" w:sz="0" w:space="0" w:color="auto"/>
        <w:bottom w:val="none" w:sz="0" w:space="0" w:color="auto"/>
        <w:right w:val="none" w:sz="0" w:space="0" w:color="auto"/>
      </w:divBdr>
    </w:div>
    <w:div w:id="301428352">
      <w:bodyDiv w:val="1"/>
      <w:marLeft w:val="0"/>
      <w:marRight w:val="0"/>
      <w:marTop w:val="0"/>
      <w:marBottom w:val="0"/>
      <w:divBdr>
        <w:top w:val="none" w:sz="0" w:space="0" w:color="auto"/>
        <w:left w:val="none" w:sz="0" w:space="0" w:color="auto"/>
        <w:bottom w:val="none" w:sz="0" w:space="0" w:color="auto"/>
        <w:right w:val="none" w:sz="0" w:space="0" w:color="auto"/>
      </w:divBdr>
    </w:div>
    <w:div w:id="306512679">
      <w:bodyDiv w:val="1"/>
      <w:marLeft w:val="0"/>
      <w:marRight w:val="0"/>
      <w:marTop w:val="0"/>
      <w:marBottom w:val="0"/>
      <w:divBdr>
        <w:top w:val="none" w:sz="0" w:space="0" w:color="auto"/>
        <w:left w:val="none" w:sz="0" w:space="0" w:color="auto"/>
        <w:bottom w:val="none" w:sz="0" w:space="0" w:color="auto"/>
        <w:right w:val="none" w:sz="0" w:space="0" w:color="auto"/>
      </w:divBdr>
    </w:div>
    <w:div w:id="330764518">
      <w:bodyDiv w:val="1"/>
      <w:marLeft w:val="0"/>
      <w:marRight w:val="0"/>
      <w:marTop w:val="0"/>
      <w:marBottom w:val="0"/>
      <w:divBdr>
        <w:top w:val="none" w:sz="0" w:space="0" w:color="auto"/>
        <w:left w:val="none" w:sz="0" w:space="0" w:color="auto"/>
        <w:bottom w:val="none" w:sz="0" w:space="0" w:color="auto"/>
        <w:right w:val="none" w:sz="0" w:space="0" w:color="auto"/>
      </w:divBdr>
    </w:div>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27179840">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599263163">
      <w:bodyDiv w:val="1"/>
      <w:marLeft w:val="0"/>
      <w:marRight w:val="0"/>
      <w:marTop w:val="0"/>
      <w:marBottom w:val="0"/>
      <w:divBdr>
        <w:top w:val="none" w:sz="0" w:space="0" w:color="auto"/>
        <w:left w:val="none" w:sz="0" w:space="0" w:color="auto"/>
        <w:bottom w:val="none" w:sz="0" w:space="0" w:color="auto"/>
        <w:right w:val="none" w:sz="0" w:space="0" w:color="auto"/>
      </w:divBdr>
    </w:div>
    <w:div w:id="614138790">
      <w:bodyDiv w:val="1"/>
      <w:marLeft w:val="0"/>
      <w:marRight w:val="0"/>
      <w:marTop w:val="0"/>
      <w:marBottom w:val="0"/>
      <w:divBdr>
        <w:top w:val="none" w:sz="0" w:space="0" w:color="auto"/>
        <w:left w:val="none" w:sz="0" w:space="0" w:color="auto"/>
        <w:bottom w:val="none" w:sz="0" w:space="0" w:color="auto"/>
        <w:right w:val="none" w:sz="0" w:space="0" w:color="auto"/>
      </w:divBdr>
    </w:div>
    <w:div w:id="620310233">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656106875">
      <w:bodyDiv w:val="1"/>
      <w:marLeft w:val="0"/>
      <w:marRight w:val="0"/>
      <w:marTop w:val="0"/>
      <w:marBottom w:val="0"/>
      <w:divBdr>
        <w:top w:val="none" w:sz="0" w:space="0" w:color="auto"/>
        <w:left w:val="none" w:sz="0" w:space="0" w:color="auto"/>
        <w:bottom w:val="none" w:sz="0" w:space="0" w:color="auto"/>
        <w:right w:val="none" w:sz="0" w:space="0" w:color="auto"/>
      </w:divBdr>
    </w:div>
    <w:div w:id="704015878">
      <w:bodyDiv w:val="1"/>
      <w:marLeft w:val="0"/>
      <w:marRight w:val="0"/>
      <w:marTop w:val="0"/>
      <w:marBottom w:val="0"/>
      <w:divBdr>
        <w:top w:val="none" w:sz="0" w:space="0" w:color="auto"/>
        <w:left w:val="none" w:sz="0" w:space="0" w:color="auto"/>
        <w:bottom w:val="none" w:sz="0" w:space="0" w:color="auto"/>
        <w:right w:val="none" w:sz="0" w:space="0" w:color="auto"/>
      </w:divBdr>
    </w:div>
    <w:div w:id="714277574">
      <w:bodyDiv w:val="1"/>
      <w:marLeft w:val="0"/>
      <w:marRight w:val="0"/>
      <w:marTop w:val="0"/>
      <w:marBottom w:val="0"/>
      <w:divBdr>
        <w:top w:val="none" w:sz="0" w:space="0" w:color="auto"/>
        <w:left w:val="none" w:sz="0" w:space="0" w:color="auto"/>
        <w:bottom w:val="none" w:sz="0" w:space="0" w:color="auto"/>
        <w:right w:val="none" w:sz="0" w:space="0" w:color="auto"/>
      </w:divBdr>
    </w:div>
    <w:div w:id="716122978">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743836949">
      <w:bodyDiv w:val="1"/>
      <w:marLeft w:val="0"/>
      <w:marRight w:val="0"/>
      <w:marTop w:val="0"/>
      <w:marBottom w:val="0"/>
      <w:divBdr>
        <w:top w:val="none" w:sz="0" w:space="0" w:color="auto"/>
        <w:left w:val="none" w:sz="0" w:space="0" w:color="auto"/>
        <w:bottom w:val="none" w:sz="0" w:space="0" w:color="auto"/>
        <w:right w:val="none" w:sz="0" w:space="0" w:color="auto"/>
      </w:divBdr>
    </w:div>
    <w:div w:id="801464456">
      <w:bodyDiv w:val="1"/>
      <w:marLeft w:val="0"/>
      <w:marRight w:val="0"/>
      <w:marTop w:val="0"/>
      <w:marBottom w:val="0"/>
      <w:divBdr>
        <w:top w:val="none" w:sz="0" w:space="0" w:color="auto"/>
        <w:left w:val="none" w:sz="0" w:space="0" w:color="auto"/>
        <w:bottom w:val="none" w:sz="0" w:space="0" w:color="auto"/>
        <w:right w:val="none" w:sz="0" w:space="0" w:color="auto"/>
      </w:divBdr>
    </w:div>
    <w:div w:id="828642108">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855311433">
      <w:bodyDiv w:val="1"/>
      <w:marLeft w:val="0"/>
      <w:marRight w:val="0"/>
      <w:marTop w:val="0"/>
      <w:marBottom w:val="0"/>
      <w:divBdr>
        <w:top w:val="none" w:sz="0" w:space="0" w:color="auto"/>
        <w:left w:val="none" w:sz="0" w:space="0" w:color="auto"/>
        <w:bottom w:val="none" w:sz="0" w:space="0" w:color="auto"/>
        <w:right w:val="none" w:sz="0" w:space="0" w:color="auto"/>
      </w:divBdr>
    </w:div>
    <w:div w:id="873276975">
      <w:bodyDiv w:val="1"/>
      <w:marLeft w:val="0"/>
      <w:marRight w:val="0"/>
      <w:marTop w:val="0"/>
      <w:marBottom w:val="0"/>
      <w:divBdr>
        <w:top w:val="none" w:sz="0" w:space="0" w:color="auto"/>
        <w:left w:val="none" w:sz="0" w:space="0" w:color="auto"/>
        <w:bottom w:val="none" w:sz="0" w:space="0" w:color="auto"/>
        <w:right w:val="none" w:sz="0" w:space="0" w:color="auto"/>
      </w:divBdr>
    </w:div>
    <w:div w:id="881596701">
      <w:bodyDiv w:val="1"/>
      <w:marLeft w:val="0"/>
      <w:marRight w:val="0"/>
      <w:marTop w:val="0"/>
      <w:marBottom w:val="0"/>
      <w:divBdr>
        <w:top w:val="none" w:sz="0" w:space="0" w:color="auto"/>
        <w:left w:val="none" w:sz="0" w:space="0" w:color="auto"/>
        <w:bottom w:val="none" w:sz="0" w:space="0" w:color="auto"/>
        <w:right w:val="none" w:sz="0" w:space="0" w:color="auto"/>
      </w:divBdr>
    </w:div>
    <w:div w:id="906844309">
      <w:bodyDiv w:val="1"/>
      <w:marLeft w:val="0"/>
      <w:marRight w:val="0"/>
      <w:marTop w:val="0"/>
      <w:marBottom w:val="0"/>
      <w:divBdr>
        <w:top w:val="none" w:sz="0" w:space="0" w:color="auto"/>
        <w:left w:val="none" w:sz="0" w:space="0" w:color="auto"/>
        <w:bottom w:val="none" w:sz="0" w:space="0" w:color="auto"/>
        <w:right w:val="none" w:sz="0" w:space="0" w:color="auto"/>
      </w:divBdr>
    </w:div>
    <w:div w:id="978681088">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3488638">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068965812">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145514244">
      <w:bodyDiv w:val="1"/>
      <w:marLeft w:val="0"/>
      <w:marRight w:val="0"/>
      <w:marTop w:val="0"/>
      <w:marBottom w:val="0"/>
      <w:divBdr>
        <w:top w:val="none" w:sz="0" w:space="0" w:color="auto"/>
        <w:left w:val="none" w:sz="0" w:space="0" w:color="auto"/>
        <w:bottom w:val="none" w:sz="0" w:space="0" w:color="auto"/>
        <w:right w:val="none" w:sz="0" w:space="0" w:color="auto"/>
      </w:divBdr>
    </w:div>
    <w:div w:id="1156798872">
      <w:bodyDiv w:val="1"/>
      <w:marLeft w:val="0"/>
      <w:marRight w:val="0"/>
      <w:marTop w:val="0"/>
      <w:marBottom w:val="0"/>
      <w:divBdr>
        <w:top w:val="none" w:sz="0" w:space="0" w:color="auto"/>
        <w:left w:val="none" w:sz="0" w:space="0" w:color="auto"/>
        <w:bottom w:val="none" w:sz="0" w:space="0" w:color="auto"/>
        <w:right w:val="none" w:sz="0" w:space="0" w:color="auto"/>
      </w:divBdr>
    </w:div>
    <w:div w:id="1194881683">
      <w:bodyDiv w:val="1"/>
      <w:marLeft w:val="0"/>
      <w:marRight w:val="0"/>
      <w:marTop w:val="0"/>
      <w:marBottom w:val="0"/>
      <w:divBdr>
        <w:top w:val="none" w:sz="0" w:space="0" w:color="auto"/>
        <w:left w:val="none" w:sz="0" w:space="0" w:color="auto"/>
        <w:bottom w:val="none" w:sz="0" w:space="0" w:color="auto"/>
        <w:right w:val="none" w:sz="0" w:space="0" w:color="auto"/>
      </w:divBdr>
    </w:div>
    <w:div w:id="1199320783">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642">
      <w:bodyDiv w:val="1"/>
      <w:marLeft w:val="0"/>
      <w:marRight w:val="0"/>
      <w:marTop w:val="0"/>
      <w:marBottom w:val="0"/>
      <w:divBdr>
        <w:top w:val="none" w:sz="0" w:space="0" w:color="auto"/>
        <w:left w:val="none" w:sz="0" w:space="0" w:color="auto"/>
        <w:bottom w:val="none" w:sz="0" w:space="0" w:color="auto"/>
        <w:right w:val="none" w:sz="0" w:space="0" w:color="auto"/>
      </w:divBdr>
    </w:div>
    <w:div w:id="1260142805">
      <w:bodyDiv w:val="1"/>
      <w:marLeft w:val="0"/>
      <w:marRight w:val="0"/>
      <w:marTop w:val="0"/>
      <w:marBottom w:val="0"/>
      <w:divBdr>
        <w:top w:val="none" w:sz="0" w:space="0" w:color="auto"/>
        <w:left w:val="none" w:sz="0" w:space="0" w:color="auto"/>
        <w:bottom w:val="none" w:sz="0" w:space="0" w:color="auto"/>
        <w:right w:val="none" w:sz="0" w:space="0" w:color="auto"/>
      </w:divBdr>
    </w:div>
    <w:div w:id="1261832852">
      <w:bodyDiv w:val="1"/>
      <w:marLeft w:val="0"/>
      <w:marRight w:val="0"/>
      <w:marTop w:val="0"/>
      <w:marBottom w:val="0"/>
      <w:divBdr>
        <w:top w:val="none" w:sz="0" w:space="0" w:color="auto"/>
        <w:left w:val="none" w:sz="0" w:space="0" w:color="auto"/>
        <w:bottom w:val="none" w:sz="0" w:space="0" w:color="auto"/>
        <w:right w:val="none" w:sz="0" w:space="0" w:color="auto"/>
      </w:divBdr>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70702764">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00464160">
      <w:bodyDiv w:val="1"/>
      <w:marLeft w:val="0"/>
      <w:marRight w:val="0"/>
      <w:marTop w:val="0"/>
      <w:marBottom w:val="0"/>
      <w:divBdr>
        <w:top w:val="none" w:sz="0" w:space="0" w:color="auto"/>
        <w:left w:val="none" w:sz="0" w:space="0" w:color="auto"/>
        <w:bottom w:val="none" w:sz="0" w:space="0" w:color="auto"/>
        <w:right w:val="none" w:sz="0" w:space="0" w:color="auto"/>
      </w:divBdr>
    </w:div>
    <w:div w:id="153650489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8218037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1302287">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718820097">
      <w:bodyDiv w:val="1"/>
      <w:marLeft w:val="0"/>
      <w:marRight w:val="0"/>
      <w:marTop w:val="0"/>
      <w:marBottom w:val="0"/>
      <w:divBdr>
        <w:top w:val="none" w:sz="0" w:space="0" w:color="auto"/>
        <w:left w:val="none" w:sz="0" w:space="0" w:color="auto"/>
        <w:bottom w:val="none" w:sz="0" w:space="0" w:color="auto"/>
        <w:right w:val="none" w:sz="0" w:space="0" w:color="auto"/>
      </w:divBdr>
    </w:div>
    <w:div w:id="1803041706">
      <w:bodyDiv w:val="1"/>
      <w:marLeft w:val="0"/>
      <w:marRight w:val="0"/>
      <w:marTop w:val="0"/>
      <w:marBottom w:val="0"/>
      <w:divBdr>
        <w:top w:val="none" w:sz="0" w:space="0" w:color="auto"/>
        <w:left w:val="none" w:sz="0" w:space="0" w:color="auto"/>
        <w:bottom w:val="none" w:sz="0" w:space="0" w:color="auto"/>
        <w:right w:val="none" w:sz="0" w:space="0" w:color="auto"/>
      </w:divBdr>
    </w:div>
    <w:div w:id="1822578944">
      <w:bodyDiv w:val="1"/>
      <w:marLeft w:val="0"/>
      <w:marRight w:val="0"/>
      <w:marTop w:val="0"/>
      <w:marBottom w:val="0"/>
      <w:divBdr>
        <w:top w:val="none" w:sz="0" w:space="0" w:color="auto"/>
        <w:left w:val="none" w:sz="0" w:space="0" w:color="auto"/>
        <w:bottom w:val="none" w:sz="0" w:space="0" w:color="auto"/>
        <w:right w:val="none" w:sz="0" w:space="0" w:color="auto"/>
      </w:divBdr>
    </w:div>
    <w:div w:id="1887137063">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7</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8</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9</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10</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2</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3</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4</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5</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11</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12</b:RefOrder>
  </b:Source>
  <b:Source>
    <b:Tag>Deb19</b:Tag>
    <b:SourceType>InternetSite</b:SourceType>
    <b:Guid>{A3191455-1782-42C3-8F02-078013110461}</b:Guid>
    <b:Author>
      <b:Author>
        <b:NameList>
          <b:Person>
            <b:Last>Herridge</b:Last>
            <b:First>Debbie</b:First>
          </b:Person>
        </b:NameList>
      </b:Author>
    </b:Author>
    <b:Title>WHAT ARE SMART OBJECTIVES AND HOW DO I APPLY THEM?</b:Title>
    <b:Year>2019</b:Year>
    <b:YearAccessed>2019</b:YearAccessed>
    <b:MonthAccessed>December</b:MonthAccessed>
    <b:DayAccessed>10</b:DayAccessed>
    <b:URL>https://www.professionalacademy.com/blogs-and-advice/what-are-smart-objectives-and-how-do-i-apply-them</b:URL>
    <b:RefOrder>1</b:RefOrder>
  </b:Source>
  <b:Source>
    <b:Tag>Jak94</b:Tag>
    <b:SourceType>InternetSite</b:SourceType>
    <b:Guid>{91B59D41-C838-49EF-971F-49F196B9FDA1}</b:Guid>
    <b:Author>
      <b:Author>
        <b:NameList>
          <b:Person>
            <b:Last>Nielsen</b:Last>
            <b:First>Jakob</b:First>
          </b:Person>
        </b:NameList>
      </b:Author>
    </b:Author>
    <b:Title>10 Usability Heuristics for User Interface Design</b:Title>
    <b:Year>1994</b:Year>
    <b:YearAccessed>2019</b:YearAccessed>
    <b:MonthAccessed>December</b:MonthAccessed>
    <b:DayAccessed>10</b:DayAccessed>
    <b:URL>https://www.nngroup.com/articles/ten-usability-heuristics/</b:URL>
    <b:RefOrder>6</b:RefOrder>
  </b:Source>
</b:Sources>
</file>

<file path=customXml/itemProps1.xml><?xml version="1.0" encoding="utf-8"?>
<ds:datastoreItem xmlns:ds="http://schemas.openxmlformats.org/officeDocument/2006/customXml" ds:itemID="{648E4B6C-064C-4304-9E62-38CD250BD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16</TotalTime>
  <Pages>45</Pages>
  <Words>7589</Words>
  <Characters>46548</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54029</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Joey Tatú</dc:creator>
  <cp:lastModifiedBy>Joey Tatú</cp:lastModifiedBy>
  <cp:revision>8</cp:revision>
  <cp:lastPrinted>2005-03-03T15:39:00Z</cp:lastPrinted>
  <dcterms:created xsi:type="dcterms:W3CDTF">2019-12-10T13:47:00Z</dcterms:created>
  <dcterms:modified xsi:type="dcterms:W3CDTF">2020-01-20T12:32:00Z</dcterms:modified>
</cp:coreProperties>
</file>
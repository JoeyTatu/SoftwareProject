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0C00E" w14:textId="77777777" w:rsidR="00994136" w:rsidRDefault="00994136" w:rsidP="00994136">
      <w:pPr>
        <w:jc w:val="center"/>
        <w:rPr>
          <w:rFonts w:cs="Arial"/>
        </w:rPr>
      </w:pPr>
    </w:p>
    <w:p w14:paraId="352CA683" w14:textId="77777777" w:rsidR="00994136" w:rsidRDefault="00994136" w:rsidP="00994136">
      <w:pPr>
        <w:jc w:val="center"/>
        <w:rPr>
          <w:rFonts w:cs="Arial"/>
        </w:rPr>
      </w:pPr>
    </w:p>
    <w:p w14:paraId="57558351" w14:textId="77777777" w:rsidR="00994136" w:rsidRDefault="00994136" w:rsidP="00994136">
      <w:pPr>
        <w:jc w:val="center"/>
        <w:rPr>
          <w:rFonts w:cs="Arial"/>
        </w:rPr>
      </w:pPr>
    </w:p>
    <w:p w14:paraId="18B0B098" w14:textId="77777777" w:rsidR="00994136" w:rsidRDefault="00994136" w:rsidP="00994136">
      <w:pPr>
        <w:jc w:val="center"/>
        <w:rPr>
          <w:rFonts w:cs="Arial"/>
        </w:rPr>
      </w:pPr>
    </w:p>
    <w:p w14:paraId="628B80E8" w14:textId="77777777" w:rsidR="00994136" w:rsidRDefault="00994136" w:rsidP="00994136">
      <w:pPr>
        <w:jc w:val="center"/>
        <w:rPr>
          <w:rFonts w:cs="Arial"/>
        </w:rPr>
      </w:pPr>
    </w:p>
    <w:p w14:paraId="6EEF8259" w14:textId="77777777" w:rsidR="00994136" w:rsidRDefault="00994136" w:rsidP="00994136">
      <w:pPr>
        <w:jc w:val="cente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1DFB38FB" w:rsidR="00F91AED" w:rsidRPr="00075741"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075741" w:rsidRDefault="00317295" w:rsidP="00994136">
      <w:pPr>
        <w:pStyle w:val="TitleName"/>
        <w:rPr>
          <w:rFonts w:cs="Arial"/>
        </w:rPr>
      </w:pPr>
      <w:r>
        <w:rPr>
          <w:rFonts w:cs="Arial"/>
        </w:rPr>
        <w:t>Joey Tatú</w:t>
      </w:r>
    </w:p>
    <w:p w14:paraId="4C8CC259" w14:textId="77777777" w:rsidR="00661543" w:rsidRPr="00075741" w:rsidRDefault="00661543" w:rsidP="00994136">
      <w:pPr>
        <w:pStyle w:val="TitleName"/>
        <w:rPr>
          <w:rFonts w:cs="Arial"/>
        </w:rPr>
      </w:pPr>
      <w:r w:rsidRPr="00075741">
        <w:rPr>
          <w:rFonts w:cs="Arial"/>
        </w:rPr>
        <w:t>15015556</w:t>
      </w:r>
    </w:p>
    <w:p w14:paraId="4F08B8A2" w14:textId="1304C504" w:rsidR="00661543" w:rsidRPr="00075741" w:rsidRDefault="00317295" w:rsidP="00994136">
      <w:pPr>
        <w:pStyle w:val="TitleName"/>
        <w:rPr>
          <w:rFonts w:cs="Arial"/>
        </w:rPr>
      </w:pPr>
      <w:r>
        <w:rPr>
          <w:rFonts w:cs="Arial"/>
        </w:rPr>
        <w:t>joey.tatu</w:t>
      </w:r>
      <w:r w:rsidR="00661543" w:rsidRPr="00075741">
        <w:rPr>
          <w:rFonts w:cs="Arial"/>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headerReference w:type="default" r:id="rId9"/>
          <w:footerReference w:type="default" r:id="rId10"/>
          <w:headerReference w:type="first" r:id="rId11"/>
          <w:footerReference w:type="first" r:id="rId12"/>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1FE414AF" w14:textId="432DAE9B" w:rsidR="00E56818"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443733" w:history="1">
        <w:r w:rsidR="00E56818" w:rsidRPr="00AF4C2D">
          <w:rPr>
            <w:rStyle w:val="Hyperlink"/>
            <w:noProof/>
          </w:rPr>
          <w:t>Executive Summary</w:t>
        </w:r>
        <w:r w:rsidR="00E56818">
          <w:rPr>
            <w:noProof/>
            <w:webHidden/>
          </w:rPr>
          <w:tab/>
        </w:r>
        <w:r w:rsidR="00E56818">
          <w:rPr>
            <w:noProof/>
            <w:webHidden/>
          </w:rPr>
          <w:fldChar w:fldCharType="begin"/>
        </w:r>
        <w:r w:rsidR="00E56818">
          <w:rPr>
            <w:noProof/>
            <w:webHidden/>
          </w:rPr>
          <w:instrText xml:space="preserve"> PAGEREF _Toc26443733 \h </w:instrText>
        </w:r>
        <w:r w:rsidR="00E56818">
          <w:rPr>
            <w:noProof/>
            <w:webHidden/>
          </w:rPr>
        </w:r>
        <w:r w:rsidR="00E56818">
          <w:rPr>
            <w:noProof/>
            <w:webHidden/>
          </w:rPr>
          <w:fldChar w:fldCharType="separate"/>
        </w:r>
        <w:r w:rsidR="00E56818">
          <w:rPr>
            <w:noProof/>
            <w:webHidden/>
          </w:rPr>
          <w:t>4</w:t>
        </w:r>
        <w:r w:rsidR="00E56818">
          <w:rPr>
            <w:noProof/>
            <w:webHidden/>
          </w:rPr>
          <w:fldChar w:fldCharType="end"/>
        </w:r>
      </w:hyperlink>
    </w:p>
    <w:p w14:paraId="0BFA321A" w14:textId="2BEB49DC" w:rsidR="00E56818" w:rsidRDefault="00E56818">
      <w:pPr>
        <w:pStyle w:val="TOC1"/>
        <w:tabs>
          <w:tab w:val="right" w:leader="dot" w:pos="8636"/>
        </w:tabs>
        <w:rPr>
          <w:rFonts w:asciiTheme="minorHAnsi" w:eastAsiaTheme="minorEastAsia" w:hAnsiTheme="minorHAnsi" w:cstheme="minorBidi"/>
          <w:noProof/>
          <w:sz w:val="22"/>
          <w:szCs w:val="22"/>
        </w:rPr>
      </w:pPr>
      <w:hyperlink w:anchor="_Toc26443734" w:history="1">
        <w:r w:rsidRPr="00AF4C2D">
          <w:rPr>
            <w:rStyle w:val="Hyperlink"/>
            <w:noProof/>
          </w:rPr>
          <w:t>Definitions, Acronyms, and Abbreviations</w:t>
        </w:r>
        <w:r>
          <w:rPr>
            <w:noProof/>
            <w:webHidden/>
          </w:rPr>
          <w:tab/>
        </w:r>
        <w:r>
          <w:rPr>
            <w:noProof/>
            <w:webHidden/>
          </w:rPr>
          <w:fldChar w:fldCharType="begin"/>
        </w:r>
        <w:r>
          <w:rPr>
            <w:noProof/>
            <w:webHidden/>
          </w:rPr>
          <w:instrText xml:space="preserve"> PAGEREF _Toc26443734 \h </w:instrText>
        </w:r>
        <w:r>
          <w:rPr>
            <w:noProof/>
            <w:webHidden/>
          </w:rPr>
        </w:r>
        <w:r>
          <w:rPr>
            <w:noProof/>
            <w:webHidden/>
          </w:rPr>
          <w:fldChar w:fldCharType="separate"/>
        </w:r>
        <w:r>
          <w:rPr>
            <w:noProof/>
            <w:webHidden/>
          </w:rPr>
          <w:t>5</w:t>
        </w:r>
        <w:r>
          <w:rPr>
            <w:noProof/>
            <w:webHidden/>
          </w:rPr>
          <w:fldChar w:fldCharType="end"/>
        </w:r>
      </w:hyperlink>
    </w:p>
    <w:p w14:paraId="1860CF96" w14:textId="17405C95"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735" w:history="1">
        <w:r w:rsidRPr="00AF4C2D">
          <w:rPr>
            <w:rStyle w:val="Hyperlink"/>
            <w:noProof/>
          </w:rPr>
          <w:t>1</w:t>
        </w:r>
        <w:r>
          <w:rPr>
            <w:rFonts w:asciiTheme="minorHAnsi" w:eastAsiaTheme="minorEastAsia" w:hAnsiTheme="minorHAnsi" w:cstheme="minorBidi"/>
            <w:noProof/>
            <w:sz w:val="22"/>
            <w:szCs w:val="22"/>
          </w:rPr>
          <w:tab/>
        </w:r>
        <w:r w:rsidRPr="00AF4C2D">
          <w:rPr>
            <w:rStyle w:val="Hyperlink"/>
            <w:noProof/>
          </w:rPr>
          <w:t>Introduction</w:t>
        </w:r>
        <w:r>
          <w:rPr>
            <w:noProof/>
            <w:webHidden/>
          </w:rPr>
          <w:tab/>
        </w:r>
        <w:r>
          <w:rPr>
            <w:noProof/>
            <w:webHidden/>
          </w:rPr>
          <w:fldChar w:fldCharType="begin"/>
        </w:r>
        <w:r>
          <w:rPr>
            <w:noProof/>
            <w:webHidden/>
          </w:rPr>
          <w:instrText xml:space="preserve"> PAGEREF _Toc26443735 \h </w:instrText>
        </w:r>
        <w:r>
          <w:rPr>
            <w:noProof/>
            <w:webHidden/>
          </w:rPr>
        </w:r>
        <w:r>
          <w:rPr>
            <w:noProof/>
            <w:webHidden/>
          </w:rPr>
          <w:fldChar w:fldCharType="separate"/>
        </w:r>
        <w:r>
          <w:rPr>
            <w:noProof/>
            <w:webHidden/>
          </w:rPr>
          <w:t>6</w:t>
        </w:r>
        <w:r>
          <w:rPr>
            <w:noProof/>
            <w:webHidden/>
          </w:rPr>
          <w:fldChar w:fldCharType="end"/>
        </w:r>
      </w:hyperlink>
    </w:p>
    <w:p w14:paraId="5508738D" w14:textId="4ED022AA"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736" w:history="1">
        <w:r w:rsidRPr="00AF4C2D">
          <w:rPr>
            <w:rStyle w:val="Hyperlink"/>
            <w:noProof/>
          </w:rPr>
          <w:t>2</w:t>
        </w:r>
        <w:r>
          <w:rPr>
            <w:rFonts w:asciiTheme="minorHAnsi" w:eastAsiaTheme="minorEastAsia" w:hAnsiTheme="minorHAnsi" w:cstheme="minorBidi"/>
            <w:noProof/>
            <w:sz w:val="22"/>
            <w:szCs w:val="22"/>
          </w:rPr>
          <w:tab/>
        </w:r>
        <w:r w:rsidRPr="00AF4C2D">
          <w:rPr>
            <w:rStyle w:val="Hyperlink"/>
            <w:noProof/>
          </w:rPr>
          <w:t>Background</w:t>
        </w:r>
        <w:r>
          <w:rPr>
            <w:noProof/>
            <w:webHidden/>
          </w:rPr>
          <w:tab/>
        </w:r>
        <w:r>
          <w:rPr>
            <w:noProof/>
            <w:webHidden/>
          </w:rPr>
          <w:fldChar w:fldCharType="begin"/>
        </w:r>
        <w:r>
          <w:rPr>
            <w:noProof/>
            <w:webHidden/>
          </w:rPr>
          <w:instrText xml:space="preserve"> PAGEREF _Toc26443736 \h </w:instrText>
        </w:r>
        <w:r>
          <w:rPr>
            <w:noProof/>
            <w:webHidden/>
          </w:rPr>
        </w:r>
        <w:r>
          <w:rPr>
            <w:noProof/>
            <w:webHidden/>
          </w:rPr>
          <w:fldChar w:fldCharType="separate"/>
        </w:r>
        <w:r>
          <w:rPr>
            <w:noProof/>
            <w:webHidden/>
          </w:rPr>
          <w:t>8</w:t>
        </w:r>
        <w:r>
          <w:rPr>
            <w:noProof/>
            <w:webHidden/>
          </w:rPr>
          <w:fldChar w:fldCharType="end"/>
        </w:r>
      </w:hyperlink>
    </w:p>
    <w:p w14:paraId="4045BBB1" w14:textId="2A5AD9E7" w:rsidR="00E56818" w:rsidRDefault="00E56818">
      <w:pPr>
        <w:pStyle w:val="TOC2"/>
        <w:rPr>
          <w:rFonts w:asciiTheme="minorHAnsi" w:eastAsiaTheme="minorEastAsia" w:hAnsiTheme="minorHAnsi" w:cstheme="minorBidi"/>
          <w:noProof/>
          <w:sz w:val="22"/>
          <w:szCs w:val="22"/>
        </w:rPr>
      </w:pPr>
      <w:hyperlink w:anchor="_Toc26443737" w:history="1">
        <w:r w:rsidRPr="00AF4C2D">
          <w:rPr>
            <w:rStyle w:val="Hyperlink"/>
            <w:noProof/>
          </w:rPr>
          <w:t>2.1</w:t>
        </w:r>
        <w:r>
          <w:rPr>
            <w:rFonts w:asciiTheme="minorHAnsi" w:eastAsiaTheme="minorEastAsia" w:hAnsiTheme="minorHAnsi" w:cstheme="minorBidi"/>
            <w:noProof/>
            <w:sz w:val="22"/>
            <w:szCs w:val="22"/>
          </w:rPr>
          <w:tab/>
        </w:r>
        <w:r w:rsidRPr="00AF4C2D">
          <w:rPr>
            <w:rStyle w:val="Hyperlink"/>
            <w:noProof/>
          </w:rPr>
          <w:t>Objectives</w:t>
        </w:r>
        <w:r>
          <w:rPr>
            <w:noProof/>
            <w:webHidden/>
          </w:rPr>
          <w:tab/>
        </w:r>
        <w:r>
          <w:rPr>
            <w:noProof/>
            <w:webHidden/>
          </w:rPr>
          <w:fldChar w:fldCharType="begin"/>
        </w:r>
        <w:r>
          <w:rPr>
            <w:noProof/>
            <w:webHidden/>
          </w:rPr>
          <w:instrText xml:space="preserve"> PAGEREF _Toc26443737 \h </w:instrText>
        </w:r>
        <w:r>
          <w:rPr>
            <w:noProof/>
            <w:webHidden/>
          </w:rPr>
        </w:r>
        <w:r>
          <w:rPr>
            <w:noProof/>
            <w:webHidden/>
          </w:rPr>
          <w:fldChar w:fldCharType="separate"/>
        </w:r>
        <w:r>
          <w:rPr>
            <w:noProof/>
            <w:webHidden/>
          </w:rPr>
          <w:t>9</w:t>
        </w:r>
        <w:r>
          <w:rPr>
            <w:noProof/>
            <w:webHidden/>
          </w:rPr>
          <w:fldChar w:fldCharType="end"/>
        </w:r>
      </w:hyperlink>
    </w:p>
    <w:p w14:paraId="4E3E5C7A" w14:textId="50F62ABC" w:rsidR="00E56818" w:rsidRDefault="00E56818">
      <w:pPr>
        <w:pStyle w:val="TOC3"/>
        <w:rPr>
          <w:rFonts w:asciiTheme="minorHAnsi" w:eastAsiaTheme="minorEastAsia" w:hAnsiTheme="minorHAnsi" w:cstheme="minorBidi"/>
          <w:noProof/>
          <w:sz w:val="22"/>
          <w:szCs w:val="22"/>
        </w:rPr>
      </w:pPr>
      <w:hyperlink w:anchor="_Toc26443738" w:history="1">
        <w:r w:rsidRPr="00AF4C2D">
          <w:rPr>
            <w:rStyle w:val="Hyperlink"/>
            <w:noProof/>
            <w:lang w:val="en-GB"/>
          </w:rPr>
          <w:t>2.1.1</w:t>
        </w:r>
        <w:r>
          <w:rPr>
            <w:rFonts w:asciiTheme="minorHAnsi" w:eastAsiaTheme="minorEastAsia" w:hAnsiTheme="minorHAnsi" w:cstheme="minorBidi"/>
            <w:noProof/>
            <w:sz w:val="22"/>
            <w:szCs w:val="22"/>
          </w:rPr>
          <w:tab/>
        </w:r>
        <w:r w:rsidRPr="00AF4C2D">
          <w:rPr>
            <w:rStyle w:val="Hyperlink"/>
            <w:noProof/>
            <w:lang w:val="en-GB"/>
          </w:rPr>
          <w:t>General</w:t>
        </w:r>
        <w:r>
          <w:rPr>
            <w:noProof/>
            <w:webHidden/>
          </w:rPr>
          <w:tab/>
        </w:r>
        <w:r>
          <w:rPr>
            <w:noProof/>
            <w:webHidden/>
          </w:rPr>
          <w:fldChar w:fldCharType="begin"/>
        </w:r>
        <w:r>
          <w:rPr>
            <w:noProof/>
            <w:webHidden/>
          </w:rPr>
          <w:instrText xml:space="preserve"> PAGEREF _Toc26443738 \h </w:instrText>
        </w:r>
        <w:r>
          <w:rPr>
            <w:noProof/>
            <w:webHidden/>
          </w:rPr>
        </w:r>
        <w:r>
          <w:rPr>
            <w:noProof/>
            <w:webHidden/>
          </w:rPr>
          <w:fldChar w:fldCharType="separate"/>
        </w:r>
        <w:r>
          <w:rPr>
            <w:noProof/>
            <w:webHidden/>
          </w:rPr>
          <w:t>9</w:t>
        </w:r>
        <w:r>
          <w:rPr>
            <w:noProof/>
            <w:webHidden/>
          </w:rPr>
          <w:fldChar w:fldCharType="end"/>
        </w:r>
      </w:hyperlink>
    </w:p>
    <w:p w14:paraId="496E92BB" w14:textId="7F32EF86" w:rsidR="00E56818" w:rsidRDefault="00E56818">
      <w:pPr>
        <w:pStyle w:val="TOC3"/>
        <w:rPr>
          <w:rFonts w:asciiTheme="minorHAnsi" w:eastAsiaTheme="minorEastAsia" w:hAnsiTheme="minorHAnsi" w:cstheme="minorBidi"/>
          <w:noProof/>
          <w:sz w:val="22"/>
          <w:szCs w:val="22"/>
        </w:rPr>
      </w:pPr>
      <w:hyperlink w:anchor="_Toc26443739" w:history="1">
        <w:r w:rsidRPr="00AF4C2D">
          <w:rPr>
            <w:rStyle w:val="Hyperlink"/>
            <w:noProof/>
            <w:lang w:val="en-GB"/>
          </w:rPr>
          <w:t>2.1.2</w:t>
        </w:r>
        <w:r>
          <w:rPr>
            <w:rFonts w:asciiTheme="minorHAnsi" w:eastAsiaTheme="minorEastAsia" w:hAnsiTheme="minorHAnsi" w:cstheme="minorBidi"/>
            <w:noProof/>
            <w:sz w:val="22"/>
            <w:szCs w:val="22"/>
          </w:rPr>
          <w:tab/>
        </w:r>
        <w:r w:rsidRPr="00AF4C2D">
          <w:rPr>
            <w:rStyle w:val="Hyperlink"/>
            <w:noProof/>
            <w:lang w:val="en-GB"/>
          </w:rPr>
          <w:t>Databases</w:t>
        </w:r>
        <w:r>
          <w:rPr>
            <w:noProof/>
            <w:webHidden/>
          </w:rPr>
          <w:tab/>
        </w:r>
        <w:r>
          <w:rPr>
            <w:noProof/>
            <w:webHidden/>
          </w:rPr>
          <w:fldChar w:fldCharType="begin"/>
        </w:r>
        <w:r>
          <w:rPr>
            <w:noProof/>
            <w:webHidden/>
          </w:rPr>
          <w:instrText xml:space="preserve"> PAGEREF _Toc26443739 \h </w:instrText>
        </w:r>
        <w:r>
          <w:rPr>
            <w:noProof/>
            <w:webHidden/>
          </w:rPr>
        </w:r>
        <w:r>
          <w:rPr>
            <w:noProof/>
            <w:webHidden/>
          </w:rPr>
          <w:fldChar w:fldCharType="separate"/>
        </w:r>
        <w:r>
          <w:rPr>
            <w:noProof/>
            <w:webHidden/>
          </w:rPr>
          <w:t>9</w:t>
        </w:r>
        <w:r>
          <w:rPr>
            <w:noProof/>
            <w:webHidden/>
          </w:rPr>
          <w:fldChar w:fldCharType="end"/>
        </w:r>
      </w:hyperlink>
    </w:p>
    <w:p w14:paraId="31FFE4AE" w14:textId="04E7ECB0" w:rsidR="00E56818" w:rsidRDefault="00E56818">
      <w:pPr>
        <w:pStyle w:val="TOC3"/>
        <w:rPr>
          <w:rFonts w:asciiTheme="minorHAnsi" w:eastAsiaTheme="minorEastAsia" w:hAnsiTheme="minorHAnsi" w:cstheme="minorBidi"/>
          <w:noProof/>
          <w:sz w:val="22"/>
          <w:szCs w:val="22"/>
        </w:rPr>
      </w:pPr>
      <w:hyperlink w:anchor="_Toc26443740" w:history="1">
        <w:r w:rsidRPr="00AF4C2D">
          <w:rPr>
            <w:rStyle w:val="Hyperlink"/>
            <w:noProof/>
            <w:lang w:val="en-GB"/>
          </w:rPr>
          <w:t>2.1.3</w:t>
        </w:r>
        <w:r>
          <w:rPr>
            <w:rFonts w:asciiTheme="minorHAnsi" w:eastAsiaTheme="minorEastAsia" w:hAnsiTheme="minorHAnsi" w:cstheme="minorBidi"/>
            <w:noProof/>
            <w:sz w:val="22"/>
            <w:szCs w:val="22"/>
          </w:rPr>
          <w:tab/>
        </w:r>
        <w:r w:rsidRPr="00AF4C2D">
          <w:rPr>
            <w:rStyle w:val="Hyperlink"/>
            <w:noProof/>
            <w:lang w:val="en-GB"/>
          </w:rPr>
          <w:t>Reviews</w:t>
        </w:r>
        <w:r>
          <w:rPr>
            <w:noProof/>
            <w:webHidden/>
          </w:rPr>
          <w:tab/>
        </w:r>
        <w:r>
          <w:rPr>
            <w:noProof/>
            <w:webHidden/>
          </w:rPr>
          <w:fldChar w:fldCharType="begin"/>
        </w:r>
        <w:r>
          <w:rPr>
            <w:noProof/>
            <w:webHidden/>
          </w:rPr>
          <w:instrText xml:space="preserve"> PAGEREF _Toc26443740 \h </w:instrText>
        </w:r>
        <w:r>
          <w:rPr>
            <w:noProof/>
            <w:webHidden/>
          </w:rPr>
        </w:r>
        <w:r>
          <w:rPr>
            <w:noProof/>
            <w:webHidden/>
          </w:rPr>
          <w:fldChar w:fldCharType="separate"/>
        </w:r>
        <w:r>
          <w:rPr>
            <w:noProof/>
            <w:webHidden/>
          </w:rPr>
          <w:t>9</w:t>
        </w:r>
        <w:r>
          <w:rPr>
            <w:noProof/>
            <w:webHidden/>
          </w:rPr>
          <w:fldChar w:fldCharType="end"/>
        </w:r>
      </w:hyperlink>
    </w:p>
    <w:p w14:paraId="40F4AB65" w14:textId="79675AF6" w:rsidR="00E56818" w:rsidRDefault="00E56818">
      <w:pPr>
        <w:pStyle w:val="TOC3"/>
        <w:rPr>
          <w:rFonts w:asciiTheme="minorHAnsi" w:eastAsiaTheme="minorEastAsia" w:hAnsiTheme="minorHAnsi" w:cstheme="minorBidi"/>
          <w:noProof/>
          <w:sz w:val="22"/>
          <w:szCs w:val="22"/>
        </w:rPr>
      </w:pPr>
      <w:hyperlink w:anchor="_Toc26443741" w:history="1">
        <w:r w:rsidRPr="00AF4C2D">
          <w:rPr>
            <w:rStyle w:val="Hyperlink"/>
            <w:noProof/>
            <w:lang w:val="en-GB"/>
          </w:rPr>
          <w:t>2.1.4</w:t>
        </w:r>
        <w:r>
          <w:rPr>
            <w:rFonts w:asciiTheme="minorHAnsi" w:eastAsiaTheme="minorEastAsia" w:hAnsiTheme="minorHAnsi" w:cstheme="minorBidi"/>
            <w:noProof/>
            <w:sz w:val="22"/>
            <w:szCs w:val="22"/>
          </w:rPr>
          <w:tab/>
        </w:r>
        <w:r w:rsidRPr="00AF4C2D">
          <w:rPr>
            <w:rStyle w:val="Hyperlink"/>
            <w:noProof/>
            <w:lang w:val="en-GB"/>
          </w:rPr>
          <w:t>Appointments</w:t>
        </w:r>
        <w:r>
          <w:rPr>
            <w:noProof/>
            <w:webHidden/>
          </w:rPr>
          <w:tab/>
        </w:r>
        <w:r>
          <w:rPr>
            <w:noProof/>
            <w:webHidden/>
          </w:rPr>
          <w:fldChar w:fldCharType="begin"/>
        </w:r>
        <w:r>
          <w:rPr>
            <w:noProof/>
            <w:webHidden/>
          </w:rPr>
          <w:instrText xml:space="preserve"> PAGEREF _Toc26443741 \h </w:instrText>
        </w:r>
        <w:r>
          <w:rPr>
            <w:noProof/>
            <w:webHidden/>
          </w:rPr>
        </w:r>
        <w:r>
          <w:rPr>
            <w:noProof/>
            <w:webHidden/>
          </w:rPr>
          <w:fldChar w:fldCharType="separate"/>
        </w:r>
        <w:r>
          <w:rPr>
            <w:noProof/>
            <w:webHidden/>
          </w:rPr>
          <w:t>9</w:t>
        </w:r>
        <w:r>
          <w:rPr>
            <w:noProof/>
            <w:webHidden/>
          </w:rPr>
          <w:fldChar w:fldCharType="end"/>
        </w:r>
      </w:hyperlink>
    </w:p>
    <w:p w14:paraId="056026C6" w14:textId="45E7C733" w:rsidR="00E56818" w:rsidRDefault="00E56818">
      <w:pPr>
        <w:pStyle w:val="TOC3"/>
        <w:rPr>
          <w:rFonts w:asciiTheme="minorHAnsi" w:eastAsiaTheme="minorEastAsia" w:hAnsiTheme="minorHAnsi" w:cstheme="minorBidi"/>
          <w:noProof/>
          <w:sz w:val="22"/>
          <w:szCs w:val="22"/>
        </w:rPr>
      </w:pPr>
      <w:hyperlink w:anchor="_Toc26443742" w:history="1">
        <w:r w:rsidRPr="00AF4C2D">
          <w:rPr>
            <w:rStyle w:val="Hyperlink"/>
            <w:noProof/>
            <w:lang w:val="en-GB"/>
          </w:rPr>
          <w:t>2.1.5</w:t>
        </w:r>
        <w:r>
          <w:rPr>
            <w:rFonts w:asciiTheme="minorHAnsi" w:eastAsiaTheme="minorEastAsia" w:hAnsiTheme="minorHAnsi" w:cstheme="minorBidi"/>
            <w:noProof/>
            <w:sz w:val="22"/>
            <w:szCs w:val="22"/>
          </w:rPr>
          <w:tab/>
        </w:r>
        <w:r w:rsidRPr="00AF4C2D">
          <w:rPr>
            <w:rStyle w:val="Hyperlink"/>
            <w:noProof/>
            <w:lang w:val="en-GB"/>
          </w:rPr>
          <w:t>Artificial Intelligence</w:t>
        </w:r>
        <w:r>
          <w:rPr>
            <w:noProof/>
            <w:webHidden/>
          </w:rPr>
          <w:tab/>
        </w:r>
        <w:r>
          <w:rPr>
            <w:noProof/>
            <w:webHidden/>
          </w:rPr>
          <w:fldChar w:fldCharType="begin"/>
        </w:r>
        <w:r>
          <w:rPr>
            <w:noProof/>
            <w:webHidden/>
          </w:rPr>
          <w:instrText xml:space="preserve"> PAGEREF _Toc26443742 \h </w:instrText>
        </w:r>
        <w:r>
          <w:rPr>
            <w:noProof/>
            <w:webHidden/>
          </w:rPr>
        </w:r>
        <w:r>
          <w:rPr>
            <w:noProof/>
            <w:webHidden/>
          </w:rPr>
          <w:fldChar w:fldCharType="separate"/>
        </w:r>
        <w:r>
          <w:rPr>
            <w:noProof/>
            <w:webHidden/>
          </w:rPr>
          <w:t>10</w:t>
        </w:r>
        <w:r>
          <w:rPr>
            <w:noProof/>
            <w:webHidden/>
          </w:rPr>
          <w:fldChar w:fldCharType="end"/>
        </w:r>
      </w:hyperlink>
    </w:p>
    <w:p w14:paraId="54BC2EAE" w14:textId="6E02ED28" w:rsidR="00E56818" w:rsidRDefault="00E56818">
      <w:pPr>
        <w:pStyle w:val="TOC2"/>
        <w:rPr>
          <w:rFonts w:asciiTheme="minorHAnsi" w:eastAsiaTheme="minorEastAsia" w:hAnsiTheme="minorHAnsi" w:cstheme="minorBidi"/>
          <w:noProof/>
          <w:sz w:val="22"/>
          <w:szCs w:val="22"/>
        </w:rPr>
      </w:pPr>
      <w:hyperlink w:anchor="_Toc26443743" w:history="1">
        <w:r w:rsidRPr="00AF4C2D">
          <w:rPr>
            <w:rStyle w:val="Hyperlink"/>
            <w:noProof/>
          </w:rPr>
          <w:t>2.2</w:t>
        </w:r>
        <w:r>
          <w:rPr>
            <w:rFonts w:asciiTheme="minorHAnsi" w:eastAsiaTheme="minorEastAsia" w:hAnsiTheme="minorHAnsi" w:cstheme="minorBidi"/>
            <w:noProof/>
            <w:sz w:val="22"/>
            <w:szCs w:val="22"/>
          </w:rPr>
          <w:tab/>
        </w:r>
        <w:r w:rsidRPr="00AF4C2D">
          <w:rPr>
            <w:rStyle w:val="Hyperlink"/>
            <w:noProof/>
          </w:rPr>
          <w:t>Research</w:t>
        </w:r>
        <w:r>
          <w:rPr>
            <w:noProof/>
            <w:webHidden/>
          </w:rPr>
          <w:tab/>
        </w:r>
        <w:r>
          <w:rPr>
            <w:noProof/>
            <w:webHidden/>
          </w:rPr>
          <w:fldChar w:fldCharType="begin"/>
        </w:r>
        <w:r>
          <w:rPr>
            <w:noProof/>
            <w:webHidden/>
          </w:rPr>
          <w:instrText xml:space="preserve"> PAGEREF _Toc26443743 \h </w:instrText>
        </w:r>
        <w:r>
          <w:rPr>
            <w:noProof/>
            <w:webHidden/>
          </w:rPr>
        </w:r>
        <w:r>
          <w:rPr>
            <w:noProof/>
            <w:webHidden/>
          </w:rPr>
          <w:fldChar w:fldCharType="separate"/>
        </w:r>
        <w:r>
          <w:rPr>
            <w:noProof/>
            <w:webHidden/>
          </w:rPr>
          <w:t>10</w:t>
        </w:r>
        <w:r>
          <w:rPr>
            <w:noProof/>
            <w:webHidden/>
          </w:rPr>
          <w:fldChar w:fldCharType="end"/>
        </w:r>
      </w:hyperlink>
    </w:p>
    <w:p w14:paraId="52579E41" w14:textId="65C9B5E1" w:rsidR="00E56818" w:rsidRDefault="00E56818">
      <w:pPr>
        <w:pStyle w:val="TOC3"/>
        <w:rPr>
          <w:rFonts w:asciiTheme="minorHAnsi" w:eastAsiaTheme="minorEastAsia" w:hAnsiTheme="minorHAnsi" w:cstheme="minorBidi"/>
          <w:noProof/>
          <w:sz w:val="22"/>
          <w:szCs w:val="22"/>
        </w:rPr>
      </w:pPr>
      <w:hyperlink w:anchor="_Toc26443744" w:history="1">
        <w:r w:rsidRPr="00AF4C2D">
          <w:rPr>
            <w:rStyle w:val="Hyperlink"/>
            <w:noProof/>
            <w:lang w:val="en-GB"/>
          </w:rPr>
          <w:t>2.2.1</w:t>
        </w:r>
        <w:r>
          <w:rPr>
            <w:rFonts w:asciiTheme="minorHAnsi" w:eastAsiaTheme="minorEastAsia" w:hAnsiTheme="minorHAnsi" w:cstheme="minorBidi"/>
            <w:noProof/>
            <w:sz w:val="22"/>
            <w:szCs w:val="22"/>
          </w:rPr>
          <w:tab/>
        </w:r>
        <w:r w:rsidRPr="00AF4C2D">
          <w:rPr>
            <w:rStyle w:val="Hyperlink"/>
            <w:noProof/>
            <w:lang w:val="en-GB"/>
          </w:rPr>
          <w:t>Personalisation</w:t>
        </w:r>
        <w:r>
          <w:rPr>
            <w:noProof/>
            <w:webHidden/>
          </w:rPr>
          <w:tab/>
        </w:r>
        <w:r>
          <w:rPr>
            <w:noProof/>
            <w:webHidden/>
          </w:rPr>
          <w:fldChar w:fldCharType="begin"/>
        </w:r>
        <w:r>
          <w:rPr>
            <w:noProof/>
            <w:webHidden/>
          </w:rPr>
          <w:instrText xml:space="preserve"> PAGEREF _Toc26443744 \h </w:instrText>
        </w:r>
        <w:r>
          <w:rPr>
            <w:noProof/>
            <w:webHidden/>
          </w:rPr>
        </w:r>
        <w:r>
          <w:rPr>
            <w:noProof/>
            <w:webHidden/>
          </w:rPr>
          <w:fldChar w:fldCharType="separate"/>
        </w:r>
        <w:r>
          <w:rPr>
            <w:noProof/>
            <w:webHidden/>
          </w:rPr>
          <w:t>10</w:t>
        </w:r>
        <w:r>
          <w:rPr>
            <w:noProof/>
            <w:webHidden/>
          </w:rPr>
          <w:fldChar w:fldCharType="end"/>
        </w:r>
      </w:hyperlink>
    </w:p>
    <w:p w14:paraId="065F03AD" w14:textId="345415A8" w:rsidR="00E56818" w:rsidRDefault="00E56818">
      <w:pPr>
        <w:pStyle w:val="TOC3"/>
        <w:rPr>
          <w:rFonts w:asciiTheme="minorHAnsi" w:eastAsiaTheme="minorEastAsia" w:hAnsiTheme="minorHAnsi" w:cstheme="minorBidi"/>
          <w:noProof/>
          <w:sz w:val="22"/>
          <w:szCs w:val="22"/>
        </w:rPr>
      </w:pPr>
      <w:hyperlink w:anchor="_Toc26443745" w:history="1">
        <w:r w:rsidRPr="00AF4C2D">
          <w:rPr>
            <w:rStyle w:val="Hyperlink"/>
            <w:noProof/>
            <w:lang w:val="en-GB"/>
          </w:rPr>
          <w:t>2.2.2</w:t>
        </w:r>
        <w:r>
          <w:rPr>
            <w:rFonts w:asciiTheme="minorHAnsi" w:eastAsiaTheme="minorEastAsia" w:hAnsiTheme="minorHAnsi" w:cstheme="minorBidi"/>
            <w:noProof/>
            <w:sz w:val="22"/>
            <w:szCs w:val="22"/>
          </w:rPr>
          <w:tab/>
        </w:r>
        <w:r w:rsidRPr="00AF4C2D">
          <w:rPr>
            <w:rStyle w:val="Hyperlink"/>
            <w:noProof/>
            <w:lang w:val="en-GB"/>
          </w:rPr>
          <w:t>Optimisation</w:t>
        </w:r>
        <w:r>
          <w:rPr>
            <w:noProof/>
            <w:webHidden/>
          </w:rPr>
          <w:tab/>
        </w:r>
        <w:r>
          <w:rPr>
            <w:noProof/>
            <w:webHidden/>
          </w:rPr>
          <w:fldChar w:fldCharType="begin"/>
        </w:r>
        <w:r>
          <w:rPr>
            <w:noProof/>
            <w:webHidden/>
          </w:rPr>
          <w:instrText xml:space="preserve"> PAGEREF _Toc26443745 \h </w:instrText>
        </w:r>
        <w:r>
          <w:rPr>
            <w:noProof/>
            <w:webHidden/>
          </w:rPr>
        </w:r>
        <w:r>
          <w:rPr>
            <w:noProof/>
            <w:webHidden/>
          </w:rPr>
          <w:fldChar w:fldCharType="separate"/>
        </w:r>
        <w:r>
          <w:rPr>
            <w:noProof/>
            <w:webHidden/>
          </w:rPr>
          <w:t>11</w:t>
        </w:r>
        <w:r>
          <w:rPr>
            <w:noProof/>
            <w:webHidden/>
          </w:rPr>
          <w:fldChar w:fldCharType="end"/>
        </w:r>
      </w:hyperlink>
    </w:p>
    <w:p w14:paraId="061CB215" w14:textId="23975A94"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746" w:history="1">
        <w:r w:rsidRPr="00AF4C2D">
          <w:rPr>
            <w:rStyle w:val="Hyperlink"/>
            <w:noProof/>
          </w:rPr>
          <w:t>3</w:t>
        </w:r>
        <w:r>
          <w:rPr>
            <w:rFonts w:asciiTheme="minorHAnsi" w:eastAsiaTheme="minorEastAsia" w:hAnsiTheme="minorHAnsi" w:cstheme="minorBidi"/>
            <w:noProof/>
            <w:sz w:val="22"/>
            <w:szCs w:val="22"/>
          </w:rPr>
          <w:tab/>
        </w:r>
        <w:r w:rsidRPr="00AF4C2D">
          <w:rPr>
            <w:rStyle w:val="Hyperlink"/>
            <w:noProof/>
          </w:rPr>
          <w:t>System</w:t>
        </w:r>
        <w:r>
          <w:rPr>
            <w:noProof/>
            <w:webHidden/>
          </w:rPr>
          <w:tab/>
        </w:r>
        <w:r>
          <w:rPr>
            <w:noProof/>
            <w:webHidden/>
          </w:rPr>
          <w:fldChar w:fldCharType="begin"/>
        </w:r>
        <w:r>
          <w:rPr>
            <w:noProof/>
            <w:webHidden/>
          </w:rPr>
          <w:instrText xml:space="preserve"> PAGEREF _Toc26443746 \h </w:instrText>
        </w:r>
        <w:r>
          <w:rPr>
            <w:noProof/>
            <w:webHidden/>
          </w:rPr>
        </w:r>
        <w:r>
          <w:rPr>
            <w:noProof/>
            <w:webHidden/>
          </w:rPr>
          <w:fldChar w:fldCharType="separate"/>
        </w:r>
        <w:r>
          <w:rPr>
            <w:noProof/>
            <w:webHidden/>
          </w:rPr>
          <w:t>12</w:t>
        </w:r>
        <w:r>
          <w:rPr>
            <w:noProof/>
            <w:webHidden/>
          </w:rPr>
          <w:fldChar w:fldCharType="end"/>
        </w:r>
      </w:hyperlink>
    </w:p>
    <w:p w14:paraId="15E885E1" w14:textId="3BD47C69" w:rsidR="00E56818" w:rsidRDefault="00E56818">
      <w:pPr>
        <w:pStyle w:val="TOC2"/>
        <w:rPr>
          <w:rFonts w:asciiTheme="minorHAnsi" w:eastAsiaTheme="minorEastAsia" w:hAnsiTheme="minorHAnsi" w:cstheme="minorBidi"/>
          <w:noProof/>
          <w:sz w:val="22"/>
          <w:szCs w:val="22"/>
        </w:rPr>
      </w:pPr>
      <w:hyperlink w:anchor="_Toc26443747" w:history="1">
        <w:r w:rsidRPr="00AF4C2D">
          <w:rPr>
            <w:rStyle w:val="Hyperlink"/>
            <w:noProof/>
          </w:rPr>
          <w:t>3.1</w:t>
        </w:r>
        <w:r>
          <w:rPr>
            <w:rFonts w:asciiTheme="minorHAnsi" w:eastAsiaTheme="minorEastAsia" w:hAnsiTheme="minorHAnsi" w:cstheme="minorBidi"/>
            <w:noProof/>
            <w:sz w:val="22"/>
            <w:szCs w:val="22"/>
          </w:rPr>
          <w:tab/>
        </w:r>
        <w:r w:rsidRPr="00AF4C2D">
          <w:rPr>
            <w:rStyle w:val="Hyperlink"/>
            <w:noProof/>
          </w:rPr>
          <w:t>Requirements</w:t>
        </w:r>
        <w:r>
          <w:rPr>
            <w:noProof/>
            <w:webHidden/>
          </w:rPr>
          <w:tab/>
        </w:r>
        <w:r>
          <w:rPr>
            <w:noProof/>
            <w:webHidden/>
          </w:rPr>
          <w:fldChar w:fldCharType="begin"/>
        </w:r>
        <w:r>
          <w:rPr>
            <w:noProof/>
            <w:webHidden/>
          </w:rPr>
          <w:instrText xml:space="preserve"> PAGEREF _Toc26443747 \h </w:instrText>
        </w:r>
        <w:r>
          <w:rPr>
            <w:noProof/>
            <w:webHidden/>
          </w:rPr>
        </w:r>
        <w:r>
          <w:rPr>
            <w:noProof/>
            <w:webHidden/>
          </w:rPr>
          <w:fldChar w:fldCharType="separate"/>
        </w:r>
        <w:r>
          <w:rPr>
            <w:noProof/>
            <w:webHidden/>
          </w:rPr>
          <w:t>12</w:t>
        </w:r>
        <w:r>
          <w:rPr>
            <w:noProof/>
            <w:webHidden/>
          </w:rPr>
          <w:fldChar w:fldCharType="end"/>
        </w:r>
      </w:hyperlink>
    </w:p>
    <w:p w14:paraId="1464CFB3" w14:textId="2EA34E6B" w:rsidR="00E56818" w:rsidRDefault="00E56818">
      <w:pPr>
        <w:pStyle w:val="TOC3"/>
        <w:rPr>
          <w:rFonts w:asciiTheme="minorHAnsi" w:eastAsiaTheme="minorEastAsia" w:hAnsiTheme="minorHAnsi" w:cstheme="minorBidi"/>
          <w:noProof/>
          <w:sz w:val="22"/>
          <w:szCs w:val="22"/>
        </w:rPr>
      </w:pPr>
      <w:hyperlink w:anchor="_Toc26443748" w:history="1">
        <w:r w:rsidRPr="00AF4C2D">
          <w:rPr>
            <w:rStyle w:val="Hyperlink"/>
            <w:noProof/>
          </w:rPr>
          <w:t>3.1.1</w:t>
        </w:r>
        <w:r>
          <w:rPr>
            <w:rFonts w:asciiTheme="minorHAnsi" w:eastAsiaTheme="minorEastAsia" w:hAnsiTheme="minorHAnsi" w:cstheme="minorBidi"/>
            <w:noProof/>
            <w:sz w:val="22"/>
            <w:szCs w:val="22"/>
          </w:rPr>
          <w:tab/>
        </w:r>
        <w:r w:rsidRPr="00AF4C2D">
          <w:rPr>
            <w:rStyle w:val="Hyperlink"/>
            <w:noProof/>
          </w:rPr>
          <w:t>Functional requirements</w:t>
        </w:r>
        <w:r>
          <w:rPr>
            <w:noProof/>
            <w:webHidden/>
          </w:rPr>
          <w:tab/>
        </w:r>
        <w:r>
          <w:rPr>
            <w:noProof/>
            <w:webHidden/>
          </w:rPr>
          <w:fldChar w:fldCharType="begin"/>
        </w:r>
        <w:r>
          <w:rPr>
            <w:noProof/>
            <w:webHidden/>
          </w:rPr>
          <w:instrText xml:space="preserve"> PAGEREF _Toc26443748 \h </w:instrText>
        </w:r>
        <w:r>
          <w:rPr>
            <w:noProof/>
            <w:webHidden/>
          </w:rPr>
        </w:r>
        <w:r>
          <w:rPr>
            <w:noProof/>
            <w:webHidden/>
          </w:rPr>
          <w:fldChar w:fldCharType="separate"/>
        </w:r>
        <w:r>
          <w:rPr>
            <w:noProof/>
            <w:webHidden/>
          </w:rPr>
          <w:t>12</w:t>
        </w:r>
        <w:r>
          <w:rPr>
            <w:noProof/>
            <w:webHidden/>
          </w:rPr>
          <w:fldChar w:fldCharType="end"/>
        </w:r>
      </w:hyperlink>
    </w:p>
    <w:p w14:paraId="7A80BA06" w14:textId="34109ACC" w:rsidR="00E56818" w:rsidRDefault="00E56818">
      <w:pPr>
        <w:pStyle w:val="TOC3"/>
        <w:rPr>
          <w:rFonts w:asciiTheme="minorHAnsi" w:eastAsiaTheme="minorEastAsia" w:hAnsiTheme="minorHAnsi" w:cstheme="minorBidi"/>
          <w:noProof/>
          <w:sz w:val="22"/>
          <w:szCs w:val="22"/>
        </w:rPr>
      </w:pPr>
      <w:hyperlink w:anchor="_Toc26443871" w:history="1">
        <w:r w:rsidRPr="00AF4C2D">
          <w:rPr>
            <w:rStyle w:val="Hyperlink"/>
            <w:noProof/>
          </w:rPr>
          <w:t>3.1.2</w:t>
        </w:r>
        <w:r>
          <w:rPr>
            <w:rFonts w:asciiTheme="minorHAnsi" w:eastAsiaTheme="minorEastAsia" w:hAnsiTheme="minorHAnsi" w:cstheme="minorBidi"/>
            <w:noProof/>
            <w:sz w:val="22"/>
            <w:szCs w:val="22"/>
          </w:rPr>
          <w:tab/>
        </w:r>
        <w:r w:rsidRPr="00AF4C2D">
          <w:rPr>
            <w:rStyle w:val="Hyperlink"/>
            <w:noProof/>
          </w:rPr>
          <w:t>Requirement 1: Create Schedule</w:t>
        </w:r>
        <w:r>
          <w:rPr>
            <w:noProof/>
            <w:webHidden/>
          </w:rPr>
          <w:tab/>
        </w:r>
        <w:r>
          <w:rPr>
            <w:noProof/>
            <w:webHidden/>
          </w:rPr>
          <w:fldChar w:fldCharType="begin"/>
        </w:r>
        <w:r>
          <w:rPr>
            <w:noProof/>
            <w:webHidden/>
          </w:rPr>
          <w:instrText xml:space="preserve"> PAGEREF _Toc26443871 \h </w:instrText>
        </w:r>
        <w:r>
          <w:rPr>
            <w:noProof/>
            <w:webHidden/>
          </w:rPr>
        </w:r>
        <w:r>
          <w:rPr>
            <w:noProof/>
            <w:webHidden/>
          </w:rPr>
          <w:fldChar w:fldCharType="separate"/>
        </w:r>
        <w:r>
          <w:rPr>
            <w:noProof/>
            <w:webHidden/>
          </w:rPr>
          <w:t>13</w:t>
        </w:r>
        <w:r>
          <w:rPr>
            <w:noProof/>
            <w:webHidden/>
          </w:rPr>
          <w:fldChar w:fldCharType="end"/>
        </w:r>
      </w:hyperlink>
    </w:p>
    <w:p w14:paraId="376D7AA1" w14:textId="393D9336" w:rsidR="00E56818" w:rsidRDefault="00E56818">
      <w:pPr>
        <w:pStyle w:val="TOC3"/>
        <w:rPr>
          <w:rFonts w:asciiTheme="minorHAnsi" w:eastAsiaTheme="minorEastAsia" w:hAnsiTheme="minorHAnsi" w:cstheme="minorBidi"/>
          <w:noProof/>
          <w:sz w:val="22"/>
          <w:szCs w:val="22"/>
        </w:rPr>
      </w:pPr>
      <w:hyperlink w:anchor="_Toc26443872" w:history="1">
        <w:r w:rsidRPr="00AF4C2D">
          <w:rPr>
            <w:rStyle w:val="Hyperlink"/>
            <w:noProof/>
          </w:rPr>
          <w:t>3.1.3</w:t>
        </w:r>
        <w:r>
          <w:rPr>
            <w:rFonts w:asciiTheme="minorHAnsi" w:eastAsiaTheme="minorEastAsia" w:hAnsiTheme="minorHAnsi" w:cstheme="minorBidi"/>
            <w:noProof/>
            <w:sz w:val="22"/>
            <w:szCs w:val="22"/>
          </w:rPr>
          <w:tab/>
        </w:r>
        <w:r w:rsidRPr="00AF4C2D">
          <w:rPr>
            <w:rStyle w:val="Hyperlink"/>
            <w:noProof/>
          </w:rPr>
          <w:t>Requirement 2: Book appointment</w:t>
        </w:r>
        <w:r>
          <w:rPr>
            <w:noProof/>
            <w:webHidden/>
          </w:rPr>
          <w:tab/>
        </w:r>
        <w:r>
          <w:rPr>
            <w:noProof/>
            <w:webHidden/>
          </w:rPr>
          <w:fldChar w:fldCharType="begin"/>
        </w:r>
        <w:r>
          <w:rPr>
            <w:noProof/>
            <w:webHidden/>
          </w:rPr>
          <w:instrText xml:space="preserve"> PAGEREF _Toc26443872 \h </w:instrText>
        </w:r>
        <w:r>
          <w:rPr>
            <w:noProof/>
            <w:webHidden/>
          </w:rPr>
        </w:r>
        <w:r>
          <w:rPr>
            <w:noProof/>
            <w:webHidden/>
          </w:rPr>
          <w:fldChar w:fldCharType="separate"/>
        </w:r>
        <w:r>
          <w:rPr>
            <w:noProof/>
            <w:webHidden/>
          </w:rPr>
          <w:t>15</w:t>
        </w:r>
        <w:r>
          <w:rPr>
            <w:noProof/>
            <w:webHidden/>
          </w:rPr>
          <w:fldChar w:fldCharType="end"/>
        </w:r>
      </w:hyperlink>
    </w:p>
    <w:p w14:paraId="7E065577" w14:textId="2A37CDD1" w:rsidR="00E56818" w:rsidRDefault="00E56818">
      <w:pPr>
        <w:pStyle w:val="TOC3"/>
        <w:rPr>
          <w:rFonts w:asciiTheme="minorHAnsi" w:eastAsiaTheme="minorEastAsia" w:hAnsiTheme="minorHAnsi" w:cstheme="minorBidi"/>
          <w:noProof/>
          <w:sz w:val="22"/>
          <w:szCs w:val="22"/>
        </w:rPr>
      </w:pPr>
      <w:hyperlink w:anchor="_Toc26443873" w:history="1">
        <w:r w:rsidRPr="00AF4C2D">
          <w:rPr>
            <w:rStyle w:val="Hyperlink"/>
            <w:noProof/>
          </w:rPr>
          <w:t>3.1.4</w:t>
        </w:r>
        <w:r>
          <w:rPr>
            <w:rFonts w:asciiTheme="minorHAnsi" w:eastAsiaTheme="minorEastAsia" w:hAnsiTheme="minorHAnsi" w:cstheme="minorBidi"/>
            <w:noProof/>
            <w:sz w:val="22"/>
            <w:szCs w:val="22"/>
          </w:rPr>
          <w:tab/>
        </w:r>
        <w:r w:rsidRPr="00AF4C2D">
          <w:rPr>
            <w:rStyle w:val="Hyperlink"/>
            <w:noProof/>
          </w:rPr>
          <w:t>Requirement 3: Review Artist</w:t>
        </w:r>
        <w:r>
          <w:rPr>
            <w:noProof/>
            <w:webHidden/>
          </w:rPr>
          <w:tab/>
        </w:r>
        <w:r>
          <w:rPr>
            <w:noProof/>
            <w:webHidden/>
          </w:rPr>
          <w:fldChar w:fldCharType="begin"/>
        </w:r>
        <w:r>
          <w:rPr>
            <w:noProof/>
            <w:webHidden/>
          </w:rPr>
          <w:instrText xml:space="preserve"> PAGEREF _Toc26443873 \h </w:instrText>
        </w:r>
        <w:r>
          <w:rPr>
            <w:noProof/>
            <w:webHidden/>
          </w:rPr>
        </w:r>
        <w:r>
          <w:rPr>
            <w:noProof/>
            <w:webHidden/>
          </w:rPr>
          <w:fldChar w:fldCharType="separate"/>
        </w:r>
        <w:r>
          <w:rPr>
            <w:noProof/>
            <w:webHidden/>
          </w:rPr>
          <w:t>19</w:t>
        </w:r>
        <w:r>
          <w:rPr>
            <w:noProof/>
            <w:webHidden/>
          </w:rPr>
          <w:fldChar w:fldCharType="end"/>
        </w:r>
      </w:hyperlink>
    </w:p>
    <w:p w14:paraId="5409B469" w14:textId="707AAA3A" w:rsidR="00E56818" w:rsidRDefault="00E56818">
      <w:pPr>
        <w:pStyle w:val="TOC3"/>
        <w:rPr>
          <w:rFonts w:asciiTheme="minorHAnsi" w:eastAsiaTheme="minorEastAsia" w:hAnsiTheme="minorHAnsi" w:cstheme="minorBidi"/>
          <w:noProof/>
          <w:sz w:val="22"/>
          <w:szCs w:val="22"/>
        </w:rPr>
      </w:pPr>
      <w:hyperlink w:anchor="_Toc26443874" w:history="1">
        <w:r w:rsidRPr="00AF4C2D">
          <w:rPr>
            <w:rStyle w:val="Hyperlink"/>
            <w:noProof/>
          </w:rPr>
          <w:t>3.1.5</w:t>
        </w:r>
        <w:r>
          <w:rPr>
            <w:rFonts w:asciiTheme="minorHAnsi" w:eastAsiaTheme="minorEastAsia" w:hAnsiTheme="minorHAnsi" w:cstheme="minorBidi"/>
            <w:noProof/>
            <w:sz w:val="22"/>
            <w:szCs w:val="22"/>
          </w:rPr>
          <w:tab/>
        </w:r>
        <w:r w:rsidRPr="00AF4C2D">
          <w:rPr>
            <w:rStyle w:val="Hyperlink"/>
            <w:noProof/>
          </w:rPr>
          <w:t>Requirement 4: Message user</w:t>
        </w:r>
        <w:r>
          <w:rPr>
            <w:noProof/>
            <w:webHidden/>
          </w:rPr>
          <w:tab/>
        </w:r>
        <w:r>
          <w:rPr>
            <w:noProof/>
            <w:webHidden/>
          </w:rPr>
          <w:fldChar w:fldCharType="begin"/>
        </w:r>
        <w:r>
          <w:rPr>
            <w:noProof/>
            <w:webHidden/>
          </w:rPr>
          <w:instrText xml:space="preserve"> PAGEREF _Toc26443874 \h </w:instrText>
        </w:r>
        <w:r>
          <w:rPr>
            <w:noProof/>
            <w:webHidden/>
          </w:rPr>
        </w:r>
        <w:r>
          <w:rPr>
            <w:noProof/>
            <w:webHidden/>
          </w:rPr>
          <w:fldChar w:fldCharType="separate"/>
        </w:r>
        <w:r>
          <w:rPr>
            <w:noProof/>
            <w:webHidden/>
          </w:rPr>
          <w:t>21</w:t>
        </w:r>
        <w:r>
          <w:rPr>
            <w:noProof/>
            <w:webHidden/>
          </w:rPr>
          <w:fldChar w:fldCharType="end"/>
        </w:r>
      </w:hyperlink>
    </w:p>
    <w:p w14:paraId="135AF57E" w14:textId="0C0001B7" w:rsidR="00E56818" w:rsidRDefault="00E56818">
      <w:pPr>
        <w:pStyle w:val="TOC3"/>
        <w:rPr>
          <w:rFonts w:asciiTheme="minorHAnsi" w:eastAsiaTheme="minorEastAsia" w:hAnsiTheme="minorHAnsi" w:cstheme="minorBidi"/>
          <w:noProof/>
          <w:sz w:val="22"/>
          <w:szCs w:val="22"/>
        </w:rPr>
      </w:pPr>
      <w:hyperlink w:anchor="_Toc26443875" w:history="1">
        <w:r w:rsidRPr="00AF4C2D">
          <w:rPr>
            <w:rStyle w:val="Hyperlink"/>
            <w:noProof/>
          </w:rPr>
          <w:t>3.1.6</w:t>
        </w:r>
        <w:r>
          <w:rPr>
            <w:rFonts w:asciiTheme="minorHAnsi" w:eastAsiaTheme="minorEastAsia" w:hAnsiTheme="minorHAnsi" w:cstheme="minorBidi"/>
            <w:noProof/>
            <w:sz w:val="22"/>
            <w:szCs w:val="22"/>
          </w:rPr>
          <w:tab/>
        </w:r>
        <w:r w:rsidRPr="00AF4C2D">
          <w:rPr>
            <w:rStyle w:val="Hyperlink"/>
            <w:noProof/>
          </w:rPr>
          <w:t>Requirement 5: Create automated appointment</w:t>
        </w:r>
        <w:r>
          <w:rPr>
            <w:noProof/>
            <w:webHidden/>
          </w:rPr>
          <w:tab/>
        </w:r>
        <w:r>
          <w:rPr>
            <w:noProof/>
            <w:webHidden/>
          </w:rPr>
          <w:fldChar w:fldCharType="begin"/>
        </w:r>
        <w:r>
          <w:rPr>
            <w:noProof/>
            <w:webHidden/>
          </w:rPr>
          <w:instrText xml:space="preserve"> PAGEREF _Toc26443875 \h </w:instrText>
        </w:r>
        <w:r>
          <w:rPr>
            <w:noProof/>
            <w:webHidden/>
          </w:rPr>
        </w:r>
        <w:r>
          <w:rPr>
            <w:noProof/>
            <w:webHidden/>
          </w:rPr>
          <w:fldChar w:fldCharType="separate"/>
        </w:r>
        <w:r>
          <w:rPr>
            <w:noProof/>
            <w:webHidden/>
          </w:rPr>
          <w:t>24</w:t>
        </w:r>
        <w:r>
          <w:rPr>
            <w:noProof/>
            <w:webHidden/>
          </w:rPr>
          <w:fldChar w:fldCharType="end"/>
        </w:r>
      </w:hyperlink>
    </w:p>
    <w:p w14:paraId="238891FB" w14:textId="4025A20F" w:rsidR="00E56818" w:rsidRDefault="00E56818">
      <w:pPr>
        <w:pStyle w:val="TOC2"/>
        <w:rPr>
          <w:rFonts w:asciiTheme="minorHAnsi" w:eastAsiaTheme="minorEastAsia" w:hAnsiTheme="minorHAnsi" w:cstheme="minorBidi"/>
          <w:noProof/>
          <w:sz w:val="22"/>
          <w:szCs w:val="22"/>
        </w:rPr>
      </w:pPr>
      <w:hyperlink w:anchor="_Toc26443876" w:history="1">
        <w:r w:rsidRPr="00AF4C2D">
          <w:rPr>
            <w:rStyle w:val="Hyperlink"/>
            <w:noProof/>
          </w:rPr>
          <w:t>3.2</w:t>
        </w:r>
        <w:r>
          <w:rPr>
            <w:rFonts w:asciiTheme="minorHAnsi" w:eastAsiaTheme="minorEastAsia" w:hAnsiTheme="minorHAnsi" w:cstheme="minorBidi"/>
            <w:noProof/>
            <w:sz w:val="22"/>
            <w:szCs w:val="22"/>
          </w:rPr>
          <w:tab/>
        </w:r>
        <w:r w:rsidRPr="00AF4C2D">
          <w:rPr>
            <w:rStyle w:val="Hyperlink"/>
            <w:noProof/>
          </w:rPr>
          <w:t>Non-Functional Requirements</w:t>
        </w:r>
        <w:r>
          <w:rPr>
            <w:noProof/>
            <w:webHidden/>
          </w:rPr>
          <w:tab/>
        </w:r>
        <w:r>
          <w:rPr>
            <w:noProof/>
            <w:webHidden/>
          </w:rPr>
          <w:fldChar w:fldCharType="begin"/>
        </w:r>
        <w:r>
          <w:rPr>
            <w:noProof/>
            <w:webHidden/>
          </w:rPr>
          <w:instrText xml:space="preserve"> PAGEREF _Toc26443876 \h </w:instrText>
        </w:r>
        <w:r>
          <w:rPr>
            <w:noProof/>
            <w:webHidden/>
          </w:rPr>
        </w:r>
        <w:r>
          <w:rPr>
            <w:noProof/>
            <w:webHidden/>
          </w:rPr>
          <w:fldChar w:fldCharType="separate"/>
        </w:r>
        <w:r>
          <w:rPr>
            <w:noProof/>
            <w:webHidden/>
          </w:rPr>
          <w:t>26</w:t>
        </w:r>
        <w:r>
          <w:rPr>
            <w:noProof/>
            <w:webHidden/>
          </w:rPr>
          <w:fldChar w:fldCharType="end"/>
        </w:r>
      </w:hyperlink>
    </w:p>
    <w:p w14:paraId="49550E4B" w14:textId="4F5F4624" w:rsidR="00E56818" w:rsidRDefault="00E56818">
      <w:pPr>
        <w:pStyle w:val="TOC2"/>
        <w:rPr>
          <w:rFonts w:asciiTheme="minorHAnsi" w:eastAsiaTheme="minorEastAsia" w:hAnsiTheme="minorHAnsi" w:cstheme="minorBidi"/>
          <w:noProof/>
          <w:sz w:val="22"/>
          <w:szCs w:val="22"/>
        </w:rPr>
      </w:pPr>
      <w:hyperlink w:anchor="_Toc26443877" w:history="1">
        <w:r w:rsidRPr="00AF4C2D">
          <w:rPr>
            <w:rStyle w:val="Hyperlink"/>
            <w:noProof/>
          </w:rPr>
          <w:t>3.3</w:t>
        </w:r>
        <w:r>
          <w:rPr>
            <w:rFonts w:asciiTheme="minorHAnsi" w:eastAsiaTheme="minorEastAsia" w:hAnsiTheme="minorHAnsi" w:cstheme="minorBidi"/>
            <w:noProof/>
            <w:sz w:val="22"/>
            <w:szCs w:val="22"/>
          </w:rPr>
          <w:tab/>
        </w:r>
        <w:r w:rsidRPr="00AF4C2D">
          <w:rPr>
            <w:rStyle w:val="Hyperlink"/>
            <w:noProof/>
          </w:rPr>
          <w:t>Performance/Response time requirement</w:t>
        </w:r>
        <w:r>
          <w:rPr>
            <w:noProof/>
            <w:webHidden/>
          </w:rPr>
          <w:tab/>
        </w:r>
        <w:r>
          <w:rPr>
            <w:noProof/>
            <w:webHidden/>
          </w:rPr>
          <w:fldChar w:fldCharType="begin"/>
        </w:r>
        <w:r>
          <w:rPr>
            <w:noProof/>
            <w:webHidden/>
          </w:rPr>
          <w:instrText xml:space="preserve"> PAGEREF _Toc26443877 \h </w:instrText>
        </w:r>
        <w:r>
          <w:rPr>
            <w:noProof/>
            <w:webHidden/>
          </w:rPr>
        </w:r>
        <w:r>
          <w:rPr>
            <w:noProof/>
            <w:webHidden/>
          </w:rPr>
          <w:fldChar w:fldCharType="separate"/>
        </w:r>
        <w:r>
          <w:rPr>
            <w:noProof/>
            <w:webHidden/>
          </w:rPr>
          <w:t>26</w:t>
        </w:r>
        <w:r>
          <w:rPr>
            <w:noProof/>
            <w:webHidden/>
          </w:rPr>
          <w:fldChar w:fldCharType="end"/>
        </w:r>
      </w:hyperlink>
    </w:p>
    <w:p w14:paraId="5F12315B" w14:textId="0F4C92A4" w:rsidR="00E56818" w:rsidRDefault="00E56818">
      <w:pPr>
        <w:pStyle w:val="TOC2"/>
        <w:rPr>
          <w:rFonts w:asciiTheme="minorHAnsi" w:eastAsiaTheme="minorEastAsia" w:hAnsiTheme="minorHAnsi" w:cstheme="minorBidi"/>
          <w:noProof/>
          <w:sz w:val="22"/>
          <w:szCs w:val="22"/>
        </w:rPr>
      </w:pPr>
      <w:hyperlink w:anchor="_Toc26443878" w:history="1">
        <w:r w:rsidRPr="00AF4C2D">
          <w:rPr>
            <w:rStyle w:val="Hyperlink"/>
            <w:noProof/>
          </w:rPr>
          <w:t>3.4</w:t>
        </w:r>
        <w:r>
          <w:rPr>
            <w:rFonts w:asciiTheme="minorHAnsi" w:eastAsiaTheme="minorEastAsia" w:hAnsiTheme="minorHAnsi" w:cstheme="minorBidi"/>
            <w:noProof/>
            <w:sz w:val="22"/>
            <w:szCs w:val="22"/>
          </w:rPr>
          <w:tab/>
        </w:r>
        <w:r w:rsidRPr="00AF4C2D">
          <w:rPr>
            <w:rStyle w:val="Hyperlink"/>
            <w:noProof/>
          </w:rPr>
          <w:t>Availability requirement</w:t>
        </w:r>
        <w:r>
          <w:rPr>
            <w:noProof/>
            <w:webHidden/>
          </w:rPr>
          <w:tab/>
        </w:r>
        <w:r>
          <w:rPr>
            <w:noProof/>
            <w:webHidden/>
          </w:rPr>
          <w:fldChar w:fldCharType="begin"/>
        </w:r>
        <w:r>
          <w:rPr>
            <w:noProof/>
            <w:webHidden/>
          </w:rPr>
          <w:instrText xml:space="preserve"> PAGEREF _Toc26443878 \h </w:instrText>
        </w:r>
        <w:r>
          <w:rPr>
            <w:noProof/>
            <w:webHidden/>
          </w:rPr>
        </w:r>
        <w:r>
          <w:rPr>
            <w:noProof/>
            <w:webHidden/>
          </w:rPr>
          <w:fldChar w:fldCharType="separate"/>
        </w:r>
        <w:r>
          <w:rPr>
            <w:noProof/>
            <w:webHidden/>
          </w:rPr>
          <w:t>26</w:t>
        </w:r>
        <w:r>
          <w:rPr>
            <w:noProof/>
            <w:webHidden/>
          </w:rPr>
          <w:fldChar w:fldCharType="end"/>
        </w:r>
      </w:hyperlink>
    </w:p>
    <w:p w14:paraId="57FC4F4B" w14:textId="0EE1CB9F" w:rsidR="00E56818" w:rsidRDefault="00E56818">
      <w:pPr>
        <w:pStyle w:val="TOC2"/>
        <w:rPr>
          <w:rFonts w:asciiTheme="minorHAnsi" w:eastAsiaTheme="minorEastAsia" w:hAnsiTheme="minorHAnsi" w:cstheme="minorBidi"/>
          <w:noProof/>
          <w:sz w:val="22"/>
          <w:szCs w:val="22"/>
        </w:rPr>
      </w:pPr>
      <w:hyperlink w:anchor="_Toc26443879" w:history="1">
        <w:r w:rsidRPr="00AF4C2D">
          <w:rPr>
            <w:rStyle w:val="Hyperlink"/>
            <w:noProof/>
          </w:rPr>
          <w:t>3.5</w:t>
        </w:r>
        <w:r>
          <w:rPr>
            <w:rFonts w:asciiTheme="minorHAnsi" w:eastAsiaTheme="minorEastAsia" w:hAnsiTheme="minorHAnsi" w:cstheme="minorBidi"/>
            <w:noProof/>
            <w:sz w:val="22"/>
            <w:szCs w:val="22"/>
          </w:rPr>
          <w:tab/>
        </w:r>
        <w:r w:rsidRPr="00AF4C2D">
          <w:rPr>
            <w:rStyle w:val="Hyperlink"/>
            <w:noProof/>
          </w:rPr>
          <w:t>Recover requirement</w:t>
        </w:r>
        <w:r>
          <w:rPr>
            <w:noProof/>
            <w:webHidden/>
          </w:rPr>
          <w:tab/>
        </w:r>
        <w:r>
          <w:rPr>
            <w:noProof/>
            <w:webHidden/>
          </w:rPr>
          <w:fldChar w:fldCharType="begin"/>
        </w:r>
        <w:r>
          <w:rPr>
            <w:noProof/>
            <w:webHidden/>
          </w:rPr>
          <w:instrText xml:space="preserve"> PAGEREF _Toc26443879 \h </w:instrText>
        </w:r>
        <w:r>
          <w:rPr>
            <w:noProof/>
            <w:webHidden/>
          </w:rPr>
        </w:r>
        <w:r>
          <w:rPr>
            <w:noProof/>
            <w:webHidden/>
          </w:rPr>
          <w:fldChar w:fldCharType="separate"/>
        </w:r>
        <w:r>
          <w:rPr>
            <w:noProof/>
            <w:webHidden/>
          </w:rPr>
          <w:t>26</w:t>
        </w:r>
        <w:r>
          <w:rPr>
            <w:noProof/>
            <w:webHidden/>
          </w:rPr>
          <w:fldChar w:fldCharType="end"/>
        </w:r>
      </w:hyperlink>
    </w:p>
    <w:p w14:paraId="057AC4EB" w14:textId="2E7C2E40" w:rsidR="00E56818" w:rsidRDefault="00E56818">
      <w:pPr>
        <w:pStyle w:val="TOC2"/>
        <w:rPr>
          <w:rFonts w:asciiTheme="minorHAnsi" w:eastAsiaTheme="minorEastAsia" w:hAnsiTheme="minorHAnsi" w:cstheme="minorBidi"/>
          <w:noProof/>
          <w:sz w:val="22"/>
          <w:szCs w:val="22"/>
        </w:rPr>
      </w:pPr>
      <w:hyperlink w:anchor="_Toc26443880" w:history="1">
        <w:r w:rsidRPr="00AF4C2D">
          <w:rPr>
            <w:rStyle w:val="Hyperlink"/>
            <w:noProof/>
          </w:rPr>
          <w:t>3.6</w:t>
        </w:r>
        <w:r>
          <w:rPr>
            <w:rFonts w:asciiTheme="minorHAnsi" w:eastAsiaTheme="minorEastAsia" w:hAnsiTheme="minorHAnsi" w:cstheme="minorBidi"/>
            <w:noProof/>
            <w:sz w:val="22"/>
            <w:szCs w:val="22"/>
          </w:rPr>
          <w:tab/>
        </w:r>
        <w:r w:rsidRPr="00AF4C2D">
          <w:rPr>
            <w:rStyle w:val="Hyperlink"/>
            <w:noProof/>
          </w:rPr>
          <w:t>Security requirement</w:t>
        </w:r>
        <w:r>
          <w:rPr>
            <w:noProof/>
            <w:webHidden/>
          </w:rPr>
          <w:tab/>
        </w:r>
        <w:r>
          <w:rPr>
            <w:noProof/>
            <w:webHidden/>
          </w:rPr>
          <w:fldChar w:fldCharType="begin"/>
        </w:r>
        <w:r>
          <w:rPr>
            <w:noProof/>
            <w:webHidden/>
          </w:rPr>
          <w:instrText xml:space="preserve"> PAGEREF _Toc26443880 \h </w:instrText>
        </w:r>
        <w:r>
          <w:rPr>
            <w:noProof/>
            <w:webHidden/>
          </w:rPr>
        </w:r>
        <w:r>
          <w:rPr>
            <w:noProof/>
            <w:webHidden/>
          </w:rPr>
          <w:fldChar w:fldCharType="separate"/>
        </w:r>
        <w:r>
          <w:rPr>
            <w:noProof/>
            <w:webHidden/>
          </w:rPr>
          <w:t>26</w:t>
        </w:r>
        <w:r>
          <w:rPr>
            <w:noProof/>
            <w:webHidden/>
          </w:rPr>
          <w:fldChar w:fldCharType="end"/>
        </w:r>
      </w:hyperlink>
    </w:p>
    <w:p w14:paraId="51E12896" w14:textId="78C9653C"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881" w:history="1">
        <w:r w:rsidRPr="00AF4C2D">
          <w:rPr>
            <w:rStyle w:val="Hyperlink"/>
            <w:noProof/>
          </w:rPr>
          <w:t>4</w:t>
        </w:r>
        <w:r>
          <w:rPr>
            <w:rFonts w:asciiTheme="minorHAnsi" w:eastAsiaTheme="minorEastAsia" w:hAnsiTheme="minorHAnsi" w:cstheme="minorBidi"/>
            <w:noProof/>
            <w:sz w:val="22"/>
            <w:szCs w:val="22"/>
          </w:rPr>
          <w:tab/>
        </w:r>
        <w:r w:rsidRPr="00AF4C2D">
          <w:rPr>
            <w:rStyle w:val="Hyperlink"/>
            <w:noProof/>
          </w:rPr>
          <w:t>Design</w:t>
        </w:r>
        <w:r>
          <w:rPr>
            <w:noProof/>
            <w:webHidden/>
          </w:rPr>
          <w:tab/>
        </w:r>
        <w:r>
          <w:rPr>
            <w:noProof/>
            <w:webHidden/>
          </w:rPr>
          <w:fldChar w:fldCharType="begin"/>
        </w:r>
        <w:r>
          <w:rPr>
            <w:noProof/>
            <w:webHidden/>
          </w:rPr>
          <w:instrText xml:space="preserve"> PAGEREF _Toc26443881 \h </w:instrText>
        </w:r>
        <w:r>
          <w:rPr>
            <w:noProof/>
            <w:webHidden/>
          </w:rPr>
        </w:r>
        <w:r>
          <w:rPr>
            <w:noProof/>
            <w:webHidden/>
          </w:rPr>
          <w:fldChar w:fldCharType="separate"/>
        </w:r>
        <w:r>
          <w:rPr>
            <w:noProof/>
            <w:webHidden/>
          </w:rPr>
          <w:t>28</w:t>
        </w:r>
        <w:r>
          <w:rPr>
            <w:noProof/>
            <w:webHidden/>
          </w:rPr>
          <w:fldChar w:fldCharType="end"/>
        </w:r>
      </w:hyperlink>
    </w:p>
    <w:p w14:paraId="45DEEBB1" w14:textId="5B83A0D1" w:rsidR="00E56818" w:rsidRDefault="00E56818">
      <w:pPr>
        <w:pStyle w:val="TOC2"/>
        <w:rPr>
          <w:rFonts w:asciiTheme="minorHAnsi" w:eastAsiaTheme="minorEastAsia" w:hAnsiTheme="minorHAnsi" w:cstheme="minorBidi"/>
          <w:noProof/>
          <w:sz w:val="22"/>
          <w:szCs w:val="22"/>
        </w:rPr>
      </w:pPr>
      <w:hyperlink w:anchor="_Toc26443882" w:history="1">
        <w:r w:rsidRPr="00AF4C2D">
          <w:rPr>
            <w:rStyle w:val="Hyperlink"/>
            <w:noProof/>
          </w:rPr>
          <w:t>4.1</w:t>
        </w:r>
        <w:r>
          <w:rPr>
            <w:rFonts w:asciiTheme="minorHAnsi" w:eastAsiaTheme="minorEastAsia" w:hAnsiTheme="minorHAnsi" w:cstheme="minorBidi"/>
            <w:noProof/>
            <w:sz w:val="22"/>
            <w:szCs w:val="22"/>
          </w:rPr>
          <w:tab/>
        </w:r>
        <w:r w:rsidRPr="00AF4C2D">
          <w:rPr>
            <w:rStyle w:val="Hyperlink"/>
            <w:noProof/>
          </w:rPr>
          <w:t>System Architecture</w:t>
        </w:r>
        <w:r>
          <w:rPr>
            <w:noProof/>
            <w:webHidden/>
          </w:rPr>
          <w:tab/>
        </w:r>
        <w:r>
          <w:rPr>
            <w:noProof/>
            <w:webHidden/>
          </w:rPr>
          <w:fldChar w:fldCharType="begin"/>
        </w:r>
        <w:r>
          <w:rPr>
            <w:noProof/>
            <w:webHidden/>
          </w:rPr>
          <w:instrText xml:space="preserve"> PAGEREF _Toc26443882 \h </w:instrText>
        </w:r>
        <w:r>
          <w:rPr>
            <w:noProof/>
            <w:webHidden/>
          </w:rPr>
        </w:r>
        <w:r>
          <w:rPr>
            <w:noProof/>
            <w:webHidden/>
          </w:rPr>
          <w:fldChar w:fldCharType="separate"/>
        </w:r>
        <w:r>
          <w:rPr>
            <w:noProof/>
            <w:webHidden/>
          </w:rPr>
          <w:t>28</w:t>
        </w:r>
        <w:r>
          <w:rPr>
            <w:noProof/>
            <w:webHidden/>
          </w:rPr>
          <w:fldChar w:fldCharType="end"/>
        </w:r>
      </w:hyperlink>
    </w:p>
    <w:p w14:paraId="1404C00B" w14:textId="5B309993" w:rsidR="00E56818" w:rsidRDefault="00E56818">
      <w:pPr>
        <w:pStyle w:val="TOC2"/>
        <w:rPr>
          <w:rFonts w:asciiTheme="minorHAnsi" w:eastAsiaTheme="minorEastAsia" w:hAnsiTheme="minorHAnsi" w:cstheme="minorBidi"/>
          <w:noProof/>
          <w:sz w:val="22"/>
          <w:szCs w:val="22"/>
        </w:rPr>
      </w:pPr>
      <w:hyperlink w:anchor="_Toc26443883" w:history="1">
        <w:r w:rsidRPr="00AF4C2D">
          <w:rPr>
            <w:rStyle w:val="Hyperlink"/>
            <w:noProof/>
          </w:rPr>
          <w:t>4.2</w:t>
        </w:r>
        <w:r>
          <w:rPr>
            <w:rFonts w:asciiTheme="minorHAnsi" w:eastAsiaTheme="minorEastAsia" w:hAnsiTheme="minorHAnsi" w:cstheme="minorBidi"/>
            <w:noProof/>
            <w:sz w:val="22"/>
            <w:szCs w:val="22"/>
          </w:rPr>
          <w:tab/>
        </w:r>
        <w:r w:rsidRPr="00AF4C2D">
          <w:rPr>
            <w:rStyle w:val="Hyperlink"/>
            <w:noProof/>
          </w:rPr>
          <w:t>API</w:t>
        </w:r>
        <w:r>
          <w:rPr>
            <w:noProof/>
            <w:webHidden/>
          </w:rPr>
          <w:tab/>
        </w:r>
        <w:r>
          <w:rPr>
            <w:noProof/>
            <w:webHidden/>
          </w:rPr>
          <w:fldChar w:fldCharType="begin"/>
        </w:r>
        <w:r>
          <w:rPr>
            <w:noProof/>
            <w:webHidden/>
          </w:rPr>
          <w:instrText xml:space="preserve"> PAGEREF _Toc26443883 \h </w:instrText>
        </w:r>
        <w:r>
          <w:rPr>
            <w:noProof/>
            <w:webHidden/>
          </w:rPr>
        </w:r>
        <w:r>
          <w:rPr>
            <w:noProof/>
            <w:webHidden/>
          </w:rPr>
          <w:fldChar w:fldCharType="separate"/>
        </w:r>
        <w:r>
          <w:rPr>
            <w:noProof/>
            <w:webHidden/>
          </w:rPr>
          <w:t>28</w:t>
        </w:r>
        <w:r>
          <w:rPr>
            <w:noProof/>
            <w:webHidden/>
          </w:rPr>
          <w:fldChar w:fldCharType="end"/>
        </w:r>
      </w:hyperlink>
    </w:p>
    <w:p w14:paraId="15481833" w14:textId="255EA592" w:rsidR="00E56818" w:rsidRDefault="00E56818">
      <w:pPr>
        <w:pStyle w:val="TOC2"/>
        <w:rPr>
          <w:rFonts w:asciiTheme="minorHAnsi" w:eastAsiaTheme="minorEastAsia" w:hAnsiTheme="minorHAnsi" w:cstheme="minorBidi"/>
          <w:noProof/>
          <w:sz w:val="22"/>
          <w:szCs w:val="22"/>
        </w:rPr>
      </w:pPr>
      <w:hyperlink w:anchor="_Toc26443884" w:history="1">
        <w:r w:rsidRPr="00AF4C2D">
          <w:rPr>
            <w:rStyle w:val="Hyperlink"/>
            <w:noProof/>
          </w:rPr>
          <w:t>4.3</w:t>
        </w:r>
        <w:r>
          <w:rPr>
            <w:rFonts w:asciiTheme="minorHAnsi" w:eastAsiaTheme="minorEastAsia" w:hAnsiTheme="minorHAnsi" w:cstheme="minorBidi"/>
            <w:noProof/>
            <w:sz w:val="22"/>
            <w:szCs w:val="22"/>
          </w:rPr>
          <w:tab/>
        </w:r>
        <w:r w:rsidRPr="00AF4C2D">
          <w:rPr>
            <w:rStyle w:val="Hyperlink"/>
            <w:noProof/>
          </w:rPr>
          <w:t>Implementation</w:t>
        </w:r>
        <w:r>
          <w:rPr>
            <w:noProof/>
            <w:webHidden/>
          </w:rPr>
          <w:tab/>
        </w:r>
        <w:r>
          <w:rPr>
            <w:noProof/>
            <w:webHidden/>
          </w:rPr>
          <w:fldChar w:fldCharType="begin"/>
        </w:r>
        <w:r>
          <w:rPr>
            <w:noProof/>
            <w:webHidden/>
          </w:rPr>
          <w:instrText xml:space="preserve"> PAGEREF _Toc26443884 \h </w:instrText>
        </w:r>
        <w:r>
          <w:rPr>
            <w:noProof/>
            <w:webHidden/>
          </w:rPr>
        </w:r>
        <w:r>
          <w:rPr>
            <w:noProof/>
            <w:webHidden/>
          </w:rPr>
          <w:fldChar w:fldCharType="separate"/>
        </w:r>
        <w:r>
          <w:rPr>
            <w:noProof/>
            <w:webHidden/>
          </w:rPr>
          <w:t>29</w:t>
        </w:r>
        <w:r>
          <w:rPr>
            <w:noProof/>
            <w:webHidden/>
          </w:rPr>
          <w:fldChar w:fldCharType="end"/>
        </w:r>
      </w:hyperlink>
    </w:p>
    <w:p w14:paraId="09D52AD5" w14:textId="5E883BDF" w:rsidR="00E56818" w:rsidRDefault="00E56818">
      <w:pPr>
        <w:pStyle w:val="TOC2"/>
        <w:rPr>
          <w:rFonts w:asciiTheme="minorHAnsi" w:eastAsiaTheme="minorEastAsia" w:hAnsiTheme="minorHAnsi" w:cstheme="minorBidi"/>
          <w:noProof/>
          <w:sz w:val="22"/>
          <w:szCs w:val="22"/>
        </w:rPr>
      </w:pPr>
      <w:hyperlink w:anchor="_Toc26443885" w:history="1">
        <w:r w:rsidRPr="00AF4C2D">
          <w:rPr>
            <w:rStyle w:val="Hyperlink"/>
            <w:noProof/>
          </w:rPr>
          <w:t>4.4</w:t>
        </w:r>
        <w:r>
          <w:rPr>
            <w:rFonts w:asciiTheme="minorHAnsi" w:eastAsiaTheme="minorEastAsia" w:hAnsiTheme="minorHAnsi" w:cstheme="minorBidi"/>
            <w:noProof/>
            <w:sz w:val="22"/>
            <w:szCs w:val="22"/>
          </w:rPr>
          <w:tab/>
        </w:r>
        <w:r w:rsidRPr="00AF4C2D">
          <w:rPr>
            <w:rStyle w:val="Hyperlink"/>
            <w:noProof/>
          </w:rPr>
          <w:t>GUI Layout</w:t>
        </w:r>
        <w:r>
          <w:rPr>
            <w:noProof/>
            <w:webHidden/>
          </w:rPr>
          <w:tab/>
        </w:r>
        <w:r>
          <w:rPr>
            <w:noProof/>
            <w:webHidden/>
          </w:rPr>
          <w:fldChar w:fldCharType="begin"/>
        </w:r>
        <w:r>
          <w:rPr>
            <w:noProof/>
            <w:webHidden/>
          </w:rPr>
          <w:instrText xml:space="preserve"> PAGEREF _Toc26443885 \h </w:instrText>
        </w:r>
        <w:r>
          <w:rPr>
            <w:noProof/>
            <w:webHidden/>
          </w:rPr>
        </w:r>
        <w:r>
          <w:rPr>
            <w:noProof/>
            <w:webHidden/>
          </w:rPr>
          <w:fldChar w:fldCharType="separate"/>
        </w:r>
        <w:r>
          <w:rPr>
            <w:noProof/>
            <w:webHidden/>
          </w:rPr>
          <w:t>29</w:t>
        </w:r>
        <w:r>
          <w:rPr>
            <w:noProof/>
            <w:webHidden/>
          </w:rPr>
          <w:fldChar w:fldCharType="end"/>
        </w:r>
      </w:hyperlink>
    </w:p>
    <w:p w14:paraId="51D8D9BC" w14:textId="07CFFE52" w:rsidR="00E56818" w:rsidRDefault="00E56818">
      <w:pPr>
        <w:pStyle w:val="TOC2"/>
        <w:rPr>
          <w:rFonts w:asciiTheme="minorHAnsi" w:eastAsiaTheme="minorEastAsia" w:hAnsiTheme="minorHAnsi" w:cstheme="minorBidi"/>
          <w:noProof/>
          <w:sz w:val="22"/>
          <w:szCs w:val="22"/>
        </w:rPr>
      </w:pPr>
      <w:hyperlink w:anchor="_Toc26443886" w:history="1">
        <w:r w:rsidRPr="00AF4C2D">
          <w:rPr>
            <w:rStyle w:val="Hyperlink"/>
            <w:noProof/>
          </w:rPr>
          <w:t>4.5</w:t>
        </w:r>
        <w:r>
          <w:rPr>
            <w:rFonts w:asciiTheme="minorHAnsi" w:eastAsiaTheme="minorEastAsia" w:hAnsiTheme="minorHAnsi" w:cstheme="minorBidi"/>
            <w:noProof/>
            <w:sz w:val="22"/>
            <w:szCs w:val="22"/>
          </w:rPr>
          <w:tab/>
        </w:r>
        <w:r w:rsidRPr="00AF4C2D">
          <w:rPr>
            <w:rStyle w:val="Hyperlink"/>
            <w:noProof/>
          </w:rPr>
          <w:t>Testing</w:t>
        </w:r>
        <w:r>
          <w:rPr>
            <w:noProof/>
            <w:webHidden/>
          </w:rPr>
          <w:tab/>
        </w:r>
        <w:r>
          <w:rPr>
            <w:noProof/>
            <w:webHidden/>
          </w:rPr>
          <w:fldChar w:fldCharType="begin"/>
        </w:r>
        <w:r>
          <w:rPr>
            <w:noProof/>
            <w:webHidden/>
          </w:rPr>
          <w:instrText xml:space="preserve"> PAGEREF _Toc26443886 \h </w:instrText>
        </w:r>
        <w:r>
          <w:rPr>
            <w:noProof/>
            <w:webHidden/>
          </w:rPr>
        </w:r>
        <w:r>
          <w:rPr>
            <w:noProof/>
            <w:webHidden/>
          </w:rPr>
          <w:fldChar w:fldCharType="separate"/>
        </w:r>
        <w:r>
          <w:rPr>
            <w:noProof/>
            <w:webHidden/>
          </w:rPr>
          <w:t>36</w:t>
        </w:r>
        <w:r>
          <w:rPr>
            <w:noProof/>
            <w:webHidden/>
          </w:rPr>
          <w:fldChar w:fldCharType="end"/>
        </w:r>
      </w:hyperlink>
    </w:p>
    <w:p w14:paraId="0725EF85" w14:textId="32CAF6AE" w:rsidR="00E56818" w:rsidRDefault="00E56818">
      <w:pPr>
        <w:pStyle w:val="TOC2"/>
        <w:rPr>
          <w:rFonts w:asciiTheme="minorHAnsi" w:eastAsiaTheme="minorEastAsia" w:hAnsiTheme="minorHAnsi" w:cstheme="minorBidi"/>
          <w:noProof/>
          <w:sz w:val="22"/>
          <w:szCs w:val="22"/>
        </w:rPr>
      </w:pPr>
      <w:hyperlink w:anchor="_Toc26443887" w:history="1">
        <w:r w:rsidRPr="00AF4C2D">
          <w:rPr>
            <w:rStyle w:val="Hyperlink"/>
            <w:noProof/>
          </w:rPr>
          <w:t>4.6</w:t>
        </w:r>
        <w:r>
          <w:rPr>
            <w:rFonts w:asciiTheme="minorHAnsi" w:eastAsiaTheme="minorEastAsia" w:hAnsiTheme="minorHAnsi" w:cstheme="minorBidi"/>
            <w:noProof/>
            <w:sz w:val="22"/>
            <w:szCs w:val="22"/>
          </w:rPr>
          <w:tab/>
        </w:r>
        <w:r w:rsidRPr="00AF4C2D">
          <w:rPr>
            <w:rStyle w:val="Hyperlink"/>
            <w:noProof/>
          </w:rPr>
          <w:t>Server responsiveness</w:t>
        </w:r>
        <w:r>
          <w:rPr>
            <w:noProof/>
            <w:webHidden/>
          </w:rPr>
          <w:tab/>
        </w:r>
        <w:r>
          <w:rPr>
            <w:noProof/>
            <w:webHidden/>
          </w:rPr>
          <w:fldChar w:fldCharType="begin"/>
        </w:r>
        <w:r>
          <w:rPr>
            <w:noProof/>
            <w:webHidden/>
          </w:rPr>
          <w:instrText xml:space="preserve"> PAGEREF _Toc26443887 \h </w:instrText>
        </w:r>
        <w:r>
          <w:rPr>
            <w:noProof/>
            <w:webHidden/>
          </w:rPr>
        </w:r>
        <w:r>
          <w:rPr>
            <w:noProof/>
            <w:webHidden/>
          </w:rPr>
          <w:fldChar w:fldCharType="separate"/>
        </w:r>
        <w:r>
          <w:rPr>
            <w:noProof/>
            <w:webHidden/>
          </w:rPr>
          <w:t>36</w:t>
        </w:r>
        <w:r>
          <w:rPr>
            <w:noProof/>
            <w:webHidden/>
          </w:rPr>
          <w:fldChar w:fldCharType="end"/>
        </w:r>
      </w:hyperlink>
    </w:p>
    <w:p w14:paraId="55627C36" w14:textId="11269D41" w:rsidR="00E56818" w:rsidRDefault="00E56818">
      <w:pPr>
        <w:pStyle w:val="TOC2"/>
        <w:rPr>
          <w:rFonts w:asciiTheme="minorHAnsi" w:eastAsiaTheme="minorEastAsia" w:hAnsiTheme="minorHAnsi" w:cstheme="minorBidi"/>
          <w:noProof/>
          <w:sz w:val="22"/>
          <w:szCs w:val="22"/>
        </w:rPr>
      </w:pPr>
      <w:hyperlink w:anchor="_Toc26443888" w:history="1">
        <w:r w:rsidRPr="00AF4C2D">
          <w:rPr>
            <w:rStyle w:val="Hyperlink"/>
            <w:noProof/>
          </w:rPr>
          <w:t>4.7</w:t>
        </w:r>
        <w:r>
          <w:rPr>
            <w:rFonts w:asciiTheme="minorHAnsi" w:eastAsiaTheme="minorEastAsia" w:hAnsiTheme="minorHAnsi" w:cstheme="minorBidi"/>
            <w:noProof/>
            <w:sz w:val="22"/>
            <w:szCs w:val="22"/>
          </w:rPr>
          <w:tab/>
        </w:r>
        <w:r w:rsidRPr="00AF4C2D">
          <w:rPr>
            <w:rStyle w:val="Hyperlink"/>
            <w:noProof/>
          </w:rPr>
          <w:t>Connecting</w:t>
        </w:r>
        <w:r>
          <w:rPr>
            <w:noProof/>
            <w:webHidden/>
          </w:rPr>
          <w:tab/>
        </w:r>
        <w:r>
          <w:rPr>
            <w:noProof/>
            <w:webHidden/>
          </w:rPr>
          <w:fldChar w:fldCharType="begin"/>
        </w:r>
        <w:r>
          <w:rPr>
            <w:noProof/>
            <w:webHidden/>
          </w:rPr>
          <w:instrText xml:space="preserve"> PAGEREF _Toc26443888 \h </w:instrText>
        </w:r>
        <w:r>
          <w:rPr>
            <w:noProof/>
            <w:webHidden/>
          </w:rPr>
        </w:r>
        <w:r>
          <w:rPr>
            <w:noProof/>
            <w:webHidden/>
          </w:rPr>
          <w:fldChar w:fldCharType="separate"/>
        </w:r>
        <w:r>
          <w:rPr>
            <w:noProof/>
            <w:webHidden/>
          </w:rPr>
          <w:t>37</w:t>
        </w:r>
        <w:r>
          <w:rPr>
            <w:noProof/>
            <w:webHidden/>
          </w:rPr>
          <w:fldChar w:fldCharType="end"/>
        </w:r>
      </w:hyperlink>
    </w:p>
    <w:p w14:paraId="3E43F49D" w14:textId="074EC611" w:rsidR="00E56818" w:rsidRDefault="00E56818">
      <w:pPr>
        <w:pStyle w:val="TOC2"/>
        <w:rPr>
          <w:rFonts w:asciiTheme="minorHAnsi" w:eastAsiaTheme="minorEastAsia" w:hAnsiTheme="minorHAnsi" w:cstheme="minorBidi"/>
          <w:noProof/>
          <w:sz w:val="22"/>
          <w:szCs w:val="22"/>
        </w:rPr>
      </w:pPr>
      <w:hyperlink w:anchor="_Toc26443889" w:history="1">
        <w:r w:rsidRPr="00AF4C2D">
          <w:rPr>
            <w:rStyle w:val="Hyperlink"/>
            <w:noProof/>
          </w:rPr>
          <w:t>4.8</w:t>
        </w:r>
        <w:r>
          <w:rPr>
            <w:rFonts w:asciiTheme="minorHAnsi" w:eastAsiaTheme="minorEastAsia" w:hAnsiTheme="minorHAnsi" w:cstheme="minorBidi"/>
            <w:noProof/>
            <w:sz w:val="22"/>
            <w:szCs w:val="22"/>
          </w:rPr>
          <w:tab/>
        </w:r>
        <w:r w:rsidRPr="00AF4C2D">
          <w:rPr>
            <w:rStyle w:val="Hyperlink"/>
            <w:noProof/>
          </w:rPr>
          <w:t>End-user testing &amp; Evaluation</w:t>
        </w:r>
        <w:r>
          <w:rPr>
            <w:noProof/>
            <w:webHidden/>
          </w:rPr>
          <w:tab/>
        </w:r>
        <w:r>
          <w:rPr>
            <w:noProof/>
            <w:webHidden/>
          </w:rPr>
          <w:fldChar w:fldCharType="begin"/>
        </w:r>
        <w:r>
          <w:rPr>
            <w:noProof/>
            <w:webHidden/>
          </w:rPr>
          <w:instrText xml:space="preserve"> PAGEREF _Toc26443889 \h </w:instrText>
        </w:r>
        <w:r>
          <w:rPr>
            <w:noProof/>
            <w:webHidden/>
          </w:rPr>
        </w:r>
        <w:r>
          <w:rPr>
            <w:noProof/>
            <w:webHidden/>
          </w:rPr>
          <w:fldChar w:fldCharType="separate"/>
        </w:r>
        <w:r>
          <w:rPr>
            <w:noProof/>
            <w:webHidden/>
          </w:rPr>
          <w:t>37</w:t>
        </w:r>
        <w:r>
          <w:rPr>
            <w:noProof/>
            <w:webHidden/>
          </w:rPr>
          <w:fldChar w:fldCharType="end"/>
        </w:r>
      </w:hyperlink>
    </w:p>
    <w:p w14:paraId="500C126F" w14:textId="37D9435E" w:rsidR="00E56818" w:rsidRDefault="00E56818">
      <w:pPr>
        <w:pStyle w:val="TOC2"/>
        <w:rPr>
          <w:rFonts w:asciiTheme="minorHAnsi" w:eastAsiaTheme="minorEastAsia" w:hAnsiTheme="minorHAnsi" w:cstheme="minorBidi"/>
          <w:noProof/>
          <w:sz w:val="22"/>
          <w:szCs w:val="22"/>
        </w:rPr>
      </w:pPr>
      <w:hyperlink w:anchor="_Toc26443890" w:history="1">
        <w:r w:rsidRPr="00AF4C2D">
          <w:rPr>
            <w:rStyle w:val="Hyperlink"/>
            <w:noProof/>
          </w:rPr>
          <w:t>4.9</w:t>
        </w:r>
        <w:r>
          <w:rPr>
            <w:rFonts w:asciiTheme="minorHAnsi" w:eastAsiaTheme="minorEastAsia" w:hAnsiTheme="minorHAnsi" w:cstheme="minorBidi"/>
            <w:noProof/>
            <w:sz w:val="22"/>
            <w:szCs w:val="22"/>
          </w:rPr>
          <w:tab/>
        </w:r>
        <w:r w:rsidRPr="00AF4C2D">
          <w:rPr>
            <w:rStyle w:val="Hyperlink"/>
            <w:noProof/>
          </w:rPr>
          <w:t>Scalability and performance</w:t>
        </w:r>
        <w:r>
          <w:rPr>
            <w:noProof/>
            <w:webHidden/>
          </w:rPr>
          <w:tab/>
        </w:r>
        <w:r>
          <w:rPr>
            <w:noProof/>
            <w:webHidden/>
          </w:rPr>
          <w:fldChar w:fldCharType="begin"/>
        </w:r>
        <w:r>
          <w:rPr>
            <w:noProof/>
            <w:webHidden/>
          </w:rPr>
          <w:instrText xml:space="preserve"> PAGEREF _Toc26443890 \h </w:instrText>
        </w:r>
        <w:r>
          <w:rPr>
            <w:noProof/>
            <w:webHidden/>
          </w:rPr>
        </w:r>
        <w:r>
          <w:rPr>
            <w:noProof/>
            <w:webHidden/>
          </w:rPr>
          <w:fldChar w:fldCharType="separate"/>
        </w:r>
        <w:r>
          <w:rPr>
            <w:noProof/>
            <w:webHidden/>
          </w:rPr>
          <w:t>37</w:t>
        </w:r>
        <w:r>
          <w:rPr>
            <w:noProof/>
            <w:webHidden/>
          </w:rPr>
          <w:fldChar w:fldCharType="end"/>
        </w:r>
      </w:hyperlink>
    </w:p>
    <w:p w14:paraId="7A2C1FA3" w14:textId="12B736E2"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891" w:history="1">
        <w:r w:rsidRPr="00AF4C2D">
          <w:rPr>
            <w:rStyle w:val="Hyperlink"/>
            <w:noProof/>
          </w:rPr>
          <w:t>5</w:t>
        </w:r>
        <w:r>
          <w:rPr>
            <w:rFonts w:asciiTheme="minorHAnsi" w:eastAsiaTheme="minorEastAsia" w:hAnsiTheme="minorHAnsi" w:cstheme="minorBidi"/>
            <w:noProof/>
            <w:sz w:val="22"/>
            <w:szCs w:val="22"/>
          </w:rPr>
          <w:tab/>
        </w:r>
        <w:r w:rsidRPr="00AF4C2D">
          <w:rPr>
            <w:rStyle w:val="Hyperlink"/>
            <w:noProof/>
          </w:rPr>
          <w:t>Concl</w:t>
        </w:r>
        <w:r w:rsidRPr="00AF4C2D">
          <w:rPr>
            <w:rStyle w:val="Hyperlink"/>
            <w:noProof/>
          </w:rPr>
          <w:t>u</w:t>
        </w:r>
        <w:r w:rsidRPr="00AF4C2D">
          <w:rPr>
            <w:rStyle w:val="Hyperlink"/>
            <w:noProof/>
          </w:rPr>
          <w:t>sions</w:t>
        </w:r>
        <w:r>
          <w:rPr>
            <w:noProof/>
            <w:webHidden/>
          </w:rPr>
          <w:tab/>
        </w:r>
        <w:r>
          <w:rPr>
            <w:noProof/>
            <w:webHidden/>
          </w:rPr>
          <w:fldChar w:fldCharType="begin"/>
        </w:r>
        <w:r>
          <w:rPr>
            <w:noProof/>
            <w:webHidden/>
          </w:rPr>
          <w:instrText xml:space="preserve"> PAGEREF _Toc26443891 \h </w:instrText>
        </w:r>
        <w:r>
          <w:rPr>
            <w:noProof/>
            <w:webHidden/>
          </w:rPr>
        </w:r>
        <w:r>
          <w:rPr>
            <w:noProof/>
            <w:webHidden/>
          </w:rPr>
          <w:fldChar w:fldCharType="separate"/>
        </w:r>
        <w:r>
          <w:rPr>
            <w:noProof/>
            <w:webHidden/>
          </w:rPr>
          <w:t>38</w:t>
        </w:r>
        <w:r>
          <w:rPr>
            <w:noProof/>
            <w:webHidden/>
          </w:rPr>
          <w:fldChar w:fldCharType="end"/>
        </w:r>
      </w:hyperlink>
    </w:p>
    <w:p w14:paraId="09C69EF6" w14:textId="5F7E1879" w:rsidR="00E56818" w:rsidRDefault="00E56818">
      <w:pPr>
        <w:pStyle w:val="TOC3"/>
        <w:rPr>
          <w:rFonts w:asciiTheme="minorHAnsi" w:eastAsiaTheme="minorEastAsia" w:hAnsiTheme="minorHAnsi" w:cstheme="minorBidi"/>
          <w:noProof/>
          <w:sz w:val="22"/>
          <w:szCs w:val="22"/>
        </w:rPr>
      </w:pPr>
      <w:hyperlink w:anchor="_Toc26443892" w:history="1">
        <w:r w:rsidRPr="00AF4C2D">
          <w:rPr>
            <w:rStyle w:val="Hyperlink"/>
            <w:noProof/>
          </w:rPr>
          <w:t>5.1.1</w:t>
        </w:r>
        <w:r>
          <w:rPr>
            <w:rFonts w:asciiTheme="minorHAnsi" w:eastAsiaTheme="minorEastAsia" w:hAnsiTheme="minorHAnsi" w:cstheme="minorBidi"/>
            <w:noProof/>
            <w:sz w:val="22"/>
            <w:szCs w:val="22"/>
          </w:rPr>
          <w:tab/>
        </w:r>
        <w:r w:rsidRPr="00AF4C2D">
          <w:rPr>
            <w:rStyle w:val="Hyperlink"/>
            <w:noProof/>
          </w:rPr>
          <w:t>Advantages &amp; disadvantages</w:t>
        </w:r>
        <w:r>
          <w:rPr>
            <w:noProof/>
            <w:webHidden/>
          </w:rPr>
          <w:tab/>
        </w:r>
        <w:r>
          <w:rPr>
            <w:noProof/>
            <w:webHidden/>
          </w:rPr>
          <w:fldChar w:fldCharType="begin"/>
        </w:r>
        <w:r>
          <w:rPr>
            <w:noProof/>
            <w:webHidden/>
          </w:rPr>
          <w:instrText xml:space="preserve"> PAGEREF _Toc26443892 \h </w:instrText>
        </w:r>
        <w:r>
          <w:rPr>
            <w:noProof/>
            <w:webHidden/>
          </w:rPr>
        </w:r>
        <w:r>
          <w:rPr>
            <w:noProof/>
            <w:webHidden/>
          </w:rPr>
          <w:fldChar w:fldCharType="separate"/>
        </w:r>
        <w:r>
          <w:rPr>
            <w:noProof/>
            <w:webHidden/>
          </w:rPr>
          <w:t>38</w:t>
        </w:r>
        <w:r>
          <w:rPr>
            <w:noProof/>
            <w:webHidden/>
          </w:rPr>
          <w:fldChar w:fldCharType="end"/>
        </w:r>
      </w:hyperlink>
    </w:p>
    <w:p w14:paraId="23CD08D4" w14:textId="070BEBAF" w:rsidR="00E56818" w:rsidRDefault="00E56818">
      <w:pPr>
        <w:pStyle w:val="TOC3"/>
        <w:rPr>
          <w:rFonts w:asciiTheme="minorHAnsi" w:eastAsiaTheme="minorEastAsia" w:hAnsiTheme="minorHAnsi" w:cstheme="minorBidi"/>
          <w:noProof/>
          <w:sz w:val="22"/>
          <w:szCs w:val="22"/>
        </w:rPr>
      </w:pPr>
      <w:hyperlink w:anchor="_Toc26443893" w:history="1">
        <w:r w:rsidRPr="00AF4C2D">
          <w:rPr>
            <w:rStyle w:val="Hyperlink"/>
            <w:noProof/>
          </w:rPr>
          <w:t>5.1.2</w:t>
        </w:r>
        <w:r>
          <w:rPr>
            <w:rFonts w:asciiTheme="minorHAnsi" w:eastAsiaTheme="minorEastAsia" w:hAnsiTheme="minorHAnsi" w:cstheme="minorBidi"/>
            <w:noProof/>
            <w:sz w:val="22"/>
            <w:szCs w:val="22"/>
          </w:rPr>
          <w:tab/>
        </w:r>
        <w:r w:rsidRPr="00AF4C2D">
          <w:rPr>
            <w:rStyle w:val="Hyperlink"/>
            <w:noProof/>
          </w:rPr>
          <w:t>Opportunities and limits of the project.</w:t>
        </w:r>
        <w:r>
          <w:rPr>
            <w:noProof/>
            <w:webHidden/>
          </w:rPr>
          <w:tab/>
        </w:r>
        <w:r>
          <w:rPr>
            <w:noProof/>
            <w:webHidden/>
          </w:rPr>
          <w:fldChar w:fldCharType="begin"/>
        </w:r>
        <w:r>
          <w:rPr>
            <w:noProof/>
            <w:webHidden/>
          </w:rPr>
          <w:instrText xml:space="preserve"> PAGEREF _Toc26443893 \h </w:instrText>
        </w:r>
        <w:r>
          <w:rPr>
            <w:noProof/>
            <w:webHidden/>
          </w:rPr>
        </w:r>
        <w:r>
          <w:rPr>
            <w:noProof/>
            <w:webHidden/>
          </w:rPr>
          <w:fldChar w:fldCharType="separate"/>
        </w:r>
        <w:r>
          <w:rPr>
            <w:noProof/>
            <w:webHidden/>
          </w:rPr>
          <w:t>38</w:t>
        </w:r>
        <w:r>
          <w:rPr>
            <w:noProof/>
            <w:webHidden/>
          </w:rPr>
          <w:fldChar w:fldCharType="end"/>
        </w:r>
      </w:hyperlink>
    </w:p>
    <w:p w14:paraId="0BD86F1B" w14:textId="1FC119F6"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894" w:history="1">
        <w:r w:rsidRPr="00AF4C2D">
          <w:rPr>
            <w:rStyle w:val="Hyperlink"/>
            <w:noProof/>
          </w:rPr>
          <w:t>6</w:t>
        </w:r>
        <w:r>
          <w:rPr>
            <w:rFonts w:asciiTheme="minorHAnsi" w:eastAsiaTheme="minorEastAsia" w:hAnsiTheme="minorHAnsi" w:cstheme="minorBidi"/>
            <w:noProof/>
            <w:sz w:val="22"/>
            <w:szCs w:val="22"/>
          </w:rPr>
          <w:tab/>
        </w:r>
        <w:r w:rsidRPr="00AF4C2D">
          <w:rPr>
            <w:rStyle w:val="Hyperlink"/>
            <w:noProof/>
          </w:rPr>
          <w:t>Research</w:t>
        </w:r>
        <w:r>
          <w:rPr>
            <w:noProof/>
            <w:webHidden/>
          </w:rPr>
          <w:tab/>
        </w:r>
        <w:r>
          <w:rPr>
            <w:noProof/>
            <w:webHidden/>
          </w:rPr>
          <w:fldChar w:fldCharType="begin"/>
        </w:r>
        <w:r>
          <w:rPr>
            <w:noProof/>
            <w:webHidden/>
          </w:rPr>
          <w:instrText xml:space="preserve"> PAGEREF _Toc26443894 \h </w:instrText>
        </w:r>
        <w:r>
          <w:rPr>
            <w:noProof/>
            <w:webHidden/>
          </w:rPr>
        </w:r>
        <w:r>
          <w:rPr>
            <w:noProof/>
            <w:webHidden/>
          </w:rPr>
          <w:fldChar w:fldCharType="separate"/>
        </w:r>
        <w:r>
          <w:rPr>
            <w:noProof/>
            <w:webHidden/>
          </w:rPr>
          <w:t>39</w:t>
        </w:r>
        <w:r>
          <w:rPr>
            <w:noProof/>
            <w:webHidden/>
          </w:rPr>
          <w:fldChar w:fldCharType="end"/>
        </w:r>
      </w:hyperlink>
    </w:p>
    <w:p w14:paraId="092B1A3B" w14:textId="687E3763" w:rsidR="00E56818" w:rsidRDefault="00E56818">
      <w:pPr>
        <w:pStyle w:val="TOC2"/>
        <w:rPr>
          <w:rFonts w:asciiTheme="minorHAnsi" w:eastAsiaTheme="minorEastAsia" w:hAnsiTheme="minorHAnsi" w:cstheme="minorBidi"/>
          <w:noProof/>
          <w:sz w:val="22"/>
          <w:szCs w:val="22"/>
        </w:rPr>
      </w:pPr>
      <w:hyperlink w:anchor="_Toc26443895" w:history="1">
        <w:r w:rsidRPr="00AF4C2D">
          <w:rPr>
            <w:rStyle w:val="Hyperlink"/>
            <w:noProof/>
            <w:lang w:val="en-GB"/>
          </w:rPr>
          <w:t>6.1</w:t>
        </w:r>
        <w:r>
          <w:rPr>
            <w:rFonts w:asciiTheme="minorHAnsi" w:eastAsiaTheme="minorEastAsia" w:hAnsiTheme="minorHAnsi" w:cstheme="minorBidi"/>
            <w:noProof/>
            <w:sz w:val="22"/>
            <w:szCs w:val="22"/>
          </w:rPr>
          <w:tab/>
        </w:r>
        <w:r w:rsidRPr="00AF4C2D">
          <w:rPr>
            <w:rStyle w:val="Hyperlink"/>
            <w:noProof/>
            <w:lang w:val="en-GB"/>
          </w:rPr>
          <w:t>Personalisation</w:t>
        </w:r>
        <w:r>
          <w:rPr>
            <w:noProof/>
            <w:webHidden/>
          </w:rPr>
          <w:tab/>
        </w:r>
        <w:r>
          <w:rPr>
            <w:noProof/>
            <w:webHidden/>
          </w:rPr>
          <w:fldChar w:fldCharType="begin"/>
        </w:r>
        <w:r>
          <w:rPr>
            <w:noProof/>
            <w:webHidden/>
          </w:rPr>
          <w:instrText xml:space="preserve"> PAGEREF _Toc26443895 \h </w:instrText>
        </w:r>
        <w:r>
          <w:rPr>
            <w:noProof/>
            <w:webHidden/>
          </w:rPr>
        </w:r>
        <w:r>
          <w:rPr>
            <w:noProof/>
            <w:webHidden/>
          </w:rPr>
          <w:fldChar w:fldCharType="separate"/>
        </w:r>
        <w:r>
          <w:rPr>
            <w:noProof/>
            <w:webHidden/>
          </w:rPr>
          <w:t>39</w:t>
        </w:r>
        <w:r>
          <w:rPr>
            <w:noProof/>
            <w:webHidden/>
          </w:rPr>
          <w:fldChar w:fldCharType="end"/>
        </w:r>
      </w:hyperlink>
    </w:p>
    <w:p w14:paraId="5599FE7B" w14:textId="5096AF96" w:rsidR="00E56818" w:rsidRDefault="00E56818">
      <w:pPr>
        <w:pStyle w:val="TOC2"/>
        <w:rPr>
          <w:rFonts w:asciiTheme="minorHAnsi" w:eastAsiaTheme="minorEastAsia" w:hAnsiTheme="minorHAnsi" w:cstheme="minorBidi"/>
          <w:noProof/>
          <w:sz w:val="22"/>
          <w:szCs w:val="22"/>
        </w:rPr>
      </w:pPr>
      <w:hyperlink w:anchor="_Toc26443896" w:history="1">
        <w:r w:rsidRPr="00AF4C2D">
          <w:rPr>
            <w:rStyle w:val="Hyperlink"/>
            <w:noProof/>
            <w:lang w:val="en-GB"/>
          </w:rPr>
          <w:t>6.2</w:t>
        </w:r>
        <w:r>
          <w:rPr>
            <w:rFonts w:asciiTheme="minorHAnsi" w:eastAsiaTheme="minorEastAsia" w:hAnsiTheme="minorHAnsi" w:cstheme="minorBidi"/>
            <w:noProof/>
            <w:sz w:val="22"/>
            <w:szCs w:val="22"/>
          </w:rPr>
          <w:tab/>
        </w:r>
        <w:r w:rsidRPr="00AF4C2D">
          <w:rPr>
            <w:rStyle w:val="Hyperlink"/>
            <w:noProof/>
            <w:lang w:val="en-GB"/>
          </w:rPr>
          <w:t>Optimisation</w:t>
        </w:r>
        <w:r>
          <w:rPr>
            <w:noProof/>
            <w:webHidden/>
          </w:rPr>
          <w:tab/>
        </w:r>
        <w:r>
          <w:rPr>
            <w:noProof/>
            <w:webHidden/>
          </w:rPr>
          <w:fldChar w:fldCharType="begin"/>
        </w:r>
        <w:r>
          <w:rPr>
            <w:noProof/>
            <w:webHidden/>
          </w:rPr>
          <w:instrText xml:space="preserve"> PAGEREF _Toc26443896 \h </w:instrText>
        </w:r>
        <w:r>
          <w:rPr>
            <w:noProof/>
            <w:webHidden/>
          </w:rPr>
        </w:r>
        <w:r>
          <w:rPr>
            <w:noProof/>
            <w:webHidden/>
          </w:rPr>
          <w:fldChar w:fldCharType="separate"/>
        </w:r>
        <w:r>
          <w:rPr>
            <w:noProof/>
            <w:webHidden/>
          </w:rPr>
          <w:t>39</w:t>
        </w:r>
        <w:r>
          <w:rPr>
            <w:noProof/>
            <w:webHidden/>
          </w:rPr>
          <w:fldChar w:fldCharType="end"/>
        </w:r>
      </w:hyperlink>
    </w:p>
    <w:p w14:paraId="0FC4A59B" w14:textId="70AE7A03"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897" w:history="1">
        <w:r w:rsidRPr="00AF4C2D">
          <w:rPr>
            <w:rStyle w:val="Hyperlink"/>
            <w:noProof/>
          </w:rPr>
          <w:t>7</w:t>
        </w:r>
        <w:r>
          <w:rPr>
            <w:rFonts w:asciiTheme="minorHAnsi" w:eastAsiaTheme="minorEastAsia" w:hAnsiTheme="minorHAnsi" w:cstheme="minorBidi"/>
            <w:noProof/>
            <w:sz w:val="22"/>
            <w:szCs w:val="22"/>
          </w:rPr>
          <w:tab/>
        </w:r>
        <w:r w:rsidRPr="00AF4C2D">
          <w:rPr>
            <w:rStyle w:val="Hyperlink"/>
            <w:noProof/>
          </w:rPr>
          <w:t>References</w:t>
        </w:r>
        <w:r>
          <w:rPr>
            <w:noProof/>
            <w:webHidden/>
          </w:rPr>
          <w:tab/>
        </w:r>
        <w:r>
          <w:rPr>
            <w:noProof/>
            <w:webHidden/>
          </w:rPr>
          <w:fldChar w:fldCharType="begin"/>
        </w:r>
        <w:r>
          <w:rPr>
            <w:noProof/>
            <w:webHidden/>
          </w:rPr>
          <w:instrText xml:space="preserve"> PAGEREF _Toc26443897 \h </w:instrText>
        </w:r>
        <w:r>
          <w:rPr>
            <w:noProof/>
            <w:webHidden/>
          </w:rPr>
        </w:r>
        <w:r>
          <w:rPr>
            <w:noProof/>
            <w:webHidden/>
          </w:rPr>
          <w:fldChar w:fldCharType="separate"/>
        </w:r>
        <w:r>
          <w:rPr>
            <w:noProof/>
            <w:webHidden/>
          </w:rPr>
          <w:t>41</w:t>
        </w:r>
        <w:r>
          <w:rPr>
            <w:noProof/>
            <w:webHidden/>
          </w:rPr>
          <w:fldChar w:fldCharType="end"/>
        </w:r>
      </w:hyperlink>
    </w:p>
    <w:p w14:paraId="0611D486" w14:textId="0324400C" w:rsidR="00E56818" w:rsidRDefault="00E56818">
      <w:pPr>
        <w:pStyle w:val="TOC1"/>
        <w:tabs>
          <w:tab w:val="left" w:pos="482"/>
          <w:tab w:val="right" w:leader="dot" w:pos="8636"/>
        </w:tabs>
        <w:rPr>
          <w:rFonts w:asciiTheme="minorHAnsi" w:eastAsiaTheme="minorEastAsia" w:hAnsiTheme="minorHAnsi" w:cstheme="minorBidi"/>
          <w:noProof/>
          <w:sz w:val="22"/>
          <w:szCs w:val="22"/>
        </w:rPr>
      </w:pPr>
      <w:hyperlink w:anchor="_Toc26443898" w:history="1">
        <w:r w:rsidRPr="00AF4C2D">
          <w:rPr>
            <w:rStyle w:val="Hyperlink"/>
            <w:noProof/>
          </w:rPr>
          <w:t>8</w:t>
        </w:r>
        <w:r>
          <w:rPr>
            <w:rFonts w:asciiTheme="minorHAnsi" w:eastAsiaTheme="minorEastAsia" w:hAnsiTheme="minorHAnsi" w:cstheme="minorBidi"/>
            <w:noProof/>
            <w:sz w:val="22"/>
            <w:szCs w:val="22"/>
          </w:rPr>
          <w:tab/>
        </w:r>
        <w:r w:rsidRPr="00AF4C2D">
          <w:rPr>
            <w:rStyle w:val="Hyperlink"/>
            <w:noProof/>
          </w:rPr>
          <w:t>Appendix</w:t>
        </w:r>
        <w:r>
          <w:rPr>
            <w:noProof/>
            <w:webHidden/>
          </w:rPr>
          <w:tab/>
        </w:r>
        <w:r>
          <w:rPr>
            <w:noProof/>
            <w:webHidden/>
          </w:rPr>
          <w:fldChar w:fldCharType="begin"/>
        </w:r>
        <w:r>
          <w:rPr>
            <w:noProof/>
            <w:webHidden/>
          </w:rPr>
          <w:instrText xml:space="preserve"> PAGEREF _Toc26443898 \h </w:instrText>
        </w:r>
        <w:r>
          <w:rPr>
            <w:noProof/>
            <w:webHidden/>
          </w:rPr>
        </w:r>
        <w:r>
          <w:rPr>
            <w:noProof/>
            <w:webHidden/>
          </w:rPr>
          <w:fldChar w:fldCharType="separate"/>
        </w:r>
        <w:r>
          <w:rPr>
            <w:noProof/>
            <w:webHidden/>
          </w:rPr>
          <w:t>43</w:t>
        </w:r>
        <w:r>
          <w:rPr>
            <w:noProof/>
            <w:webHidden/>
          </w:rPr>
          <w:fldChar w:fldCharType="end"/>
        </w:r>
      </w:hyperlink>
    </w:p>
    <w:p w14:paraId="7512C868" w14:textId="39791B85" w:rsidR="00E56818" w:rsidRDefault="00E56818">
      <w:pPr>
        <w:pStyle w:val="TOC2"/>
        <w:rPr>
          <w:rFonts w:asciiTheme="minorHAnsi" w:eastAsiaTheme="minorEastAsia" w:hAnsiTheme="minorHAnsi" w:cstheme="minorBidi"/>
          <w:noProof/>
          <w:sz w:val="22"/>
          <w:szCs w:val="22"/>
        </w:rPr>
      </w:pPr>
      <w:hyperlink w:anchor="_Toc26443899" w:history="1">
        <w:r w:rsidRPr="00AF4C2D">
          <w:rPr>
            <w:rStyle w:val="Hyperlink"/>
            <w:noProof/>
          </w:rPr>
          <w:t>8.1</w:t>
        </w:r>
        <w:r>
          <w:rPr>
            <w:rFonts w:asciiTheme="minorHAnsi" w:eastAsiaTheme="minorEastAsia" w:hAnsiTheme="minorHAnsi" w:cstheme="minorBidi"/>
            <w:noProof/>
            <w:sz w:val="22"/>
            <w:szCs w:val="22"/>
          </w:rPr>
          <w:tab/>
        </w:r>
        <w:r w:rsidRPr="00AF4C2D">
          <w:rPr>
            <w:rStyle w:val="Hyperlink"/>
            <w:noProof/>
          </w:rPr>
          <w:t>Project Plan</w:t>
        </w:r>
        <w:r>
          <w:rPr>
            <w:noProof/>
            <w:webHidden/>
          </w:rPr>
          <w:tab/>
        </w:r>
        <w:r>
          <w:rPr>
            <w:noProof/>
            <w:webHidden/>
          </w:rPr>
          <w:fldChar w:fldCharType="begin"/>
        </w:r>
        <w:r>
          <w:rPr>
            <w:noProof/>
            <w:webHidden/>
          </w:rPr>
          <w:instrText xml:space="preserve"> PAGEREF _Toc26443899 \h </w:instrText>
        </w:r>
        <w:r>
          <w:rPr>
            <w:noProof/>
            <w:webHidden/>
          </w:rPr>
        </w:r>
        <w:r>
          <w:rPr>
            <w:noProof/>
            <w:webHidden/>
          </w:rPr>
          <w:fldChar w:fldCharType="separate"/>
        </w:r>
        <w:r>
          <w:rPr>
            <w:noProof/>
            <w:webHidden/>
          </w:rPr>
          <w:t>43</w:t>
        </w:r>
        <w:r>
          <w:rPr>
            <w:noProof/>
            <w:webHidden/>
          </w:rPr>
          <w:fldChar w:fldCharType="end"/>
        </w:r>
      </w:hyperlink>
    </w:p>
    <w:p w14:paraId="684AF19C" w14:textId="40E4AD95" w:rsidR="001D40D1" w:rsidRPr="00075741" w:rsidRDefault="00F91AED" w:rsidP="00994136">
      <w:pPr>
        <w:pStyle w:val="Heading1"/>
        <w:numPr>
          <w:ilvl w:val="0"/>
          <w:numId w:val="0"/>
        </w:numPr>
        <w:spacing w:after="0"/>
      </w:pPr>
      <w:r w:rsidRPr="00075741">
        <w:fldChar w:fldCharType="end"/>
      </w:r>
      <w:bookmarkStart w:id="0" w:name="_Toc26443733"/>
      <w:r w:rsidR="009D1E0C" w:rsidRPr="00075741">
        <w:t>Executive Summary</w:t>
      </w:r>
      <w:bookmarkEnd w:id="0"/>
    </w:p>
    <w:p w14:paraId="07AE3E75" w14:textId="77777777" w:rsidR="00C40A76" w:rsidRDefault="00C40A76" w:rsidP="00994136">
      <w:pPr>
        <w:rPr>
          <w:rFonts w:cs="Arial"/>
        </w:rPr>
      </w:pPr>
    </w:p>
    <w:p w14:paraId="31193908" w14:textId="620A89B0" w:rsidR="00704021" w:rsidRDefault="00704021" w:rsidP="00704021">
      <w:r w:rsidRPr="00FD222E">
        <w:t xml:space="preserve">Body Branding Bookings (3B) is an appointment and booking managing web service system, specifically designed for tattooists, piercers and body modifiers (i.e. the artists), and their clients. Features include personalisation for clients, and optimisation techniques and protocols for the system itself. </w:t>
      </w:r>
    </w:p>
    <w:p w14:paraId="49511F85" w14:textId="00B2EF18" w:rsidR="00704021" w:rsidRDefault="00704021" w:rsidP="00704021"/>
    <w:p w14:paraId="6B8B2663" w14:textId="6F8A1370" w:rsidR="00704021" w:rsidRDefault="00704021" w:rsidP="00704021">
      <w:r>
        <w:t>With personalisation, the client will get the likes of customised adverts to show other body modifications they may want in the near future, as well as the likes of tattoo and piercing shops nearby they may wish to go</w:t>
      </w:r>
      <w:r w:rsidR="00E56818">
        <w:t xml:space="preserve"> visit.</w:t>
      </w:r>
      <w:r>
        <w:t xml:space="preserve"> This could work in the sense that if the client (e.g.) books a tattoo appointment for a large tattoo, they would see customised adverts for the likes of tongue splits, scarification and other so-called “extreme” modifications. This also depends on the frequency of when they get a tattoo.</w:t>
      </w:r>
    </w:p>
    <w:p w14:paraId="1F1891D9" w14:textId="540F7302" w:rsidR="00E56818" w:rsidRDefault="00E56818" w:rsidP="00704021"/>
    <w:p w14:paraId="3F5FC29A" w14:textId="1EB7D600" w:rsidR="00704021" w:rsidRDefault="00E56818" w:rsidP="00704021">
      <w:r>
        <w:t xml:space="preserve">As time progresses and the website is being used more and more, optimisation will need to be implemented at this early stage, to future-proof the website and to ensure that with large loads of data being transferred from the server to the database, messaging system and payment system, that the system will not slow down or become congested, or in the worse-case scenario, the server would crash. </w:t>
      </w:r>
    </w:p>
    <w:p w14:paraId="0D997F0B" w14:textId="77777777" w:rsidR="00E56818" w:rsidRDefault="00E56818" w:rsidP="00704021"/>
    <w:p w14:paraId="59FB2E15" w14:textId="1E1C40E1" w:rsidR="00E56818" w:rsidRDefault="00E56818" w:rsidP="00704021">
      <w:r>
        <w:t>This would also save on costs in the long run as less resources would be needed, in comparison if optimisation was not used. It’s important to consider as much as possible for the website to ensure it’s working with a simplistic interface and that it stays online.</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1" w:name="_Toc26443734"/>
      <w:r w:rsidRPr="00075741">
        <w:t>Definitions, Acronyms, and Abbreviations</w:t>
      </w:r>
      <w:bookmarkEnd w:id="1"/>
    </w:p>
    <w:tbl>
      <w:tblPr>
        <w:tblStyle w:val="Heading7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6A13DD62" w:rsidR="00011932" w:rsidRPr="00075741" w:rsidRDefault="00011932" w:rsidP="00994136">
      <w:pPr>
        <w:pStyle w:val="Heading1"/>
        <w:spacing w:after="0"/>
      </w:pPr>
      <w:bookmarkStart w:id="2" w:name="_Toc26443735"/>
      <w:r w:rsidRPr="00075741">
        <w:t>Introduction</w:t>
      </w:r>
      <w:bookmarkEnd w:id="2"/>
    </w:p>
    <w:p w14:paraId="44E74733" w14:textId="77777777" w:rsidR="009B2F24" w:rsidRPr="00FD222E" w:rsidRDefault="009B2F24" w:rsidP="009B2F24">
      <w:r w:rsidRPr="00FD222E">
        <w:t>3B is a web service system. The fundamental feature of 3B is to assist artists generate times they are available to work and have their clients book an appointment. Another feature is that artists have a page on the site for their work and shop location that clients can rate and leave comments about their experience.</w:t>
      </w:r>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13DC6BD2" w14:textId="77777777" w:rsidR="009B2F24" w:rsidRPr="00FD222E" w:rsidRDefault="009B2F24" w:rsidP="009B2F24">
      <w:r w:rsidRPr="00FD222E">
        <w:t>Another feature includes personalisation. This will be aimed at the client. An example of this would be when the client books a tattoo, they would see artist’s pages for piercings and other body modifications, as well as shops nearby to their booked appointment.</w:t>
      </w:r>
    </w:p>
    <w:p w14:paraId="0A212465" w14:textId="77777777" w:rsidR="009B2F24" w:rsidRPr="00FD222E" w:rsidRDefault="009B2F24" w:rsidP="009B2F24"/>
    <w:p w14:paraId="347DE6A6" w14:textId="7BFD8255" w:rsidR="009B2F24" w:rsidRDefault="009B2F24" w:rsidP="009B2F24">
      <w:r w:rsidRPr="00FD222E">
        <w:t>The web application will need an Internet connection to operate correctly. However, a cached version of the appointment schedule for the artists and what appointments have been booked will be generated, so users will not have an issue viewing these, even if internet or capacity issues occur.</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7C08E31B" w:rsidR="009B2F24" w:rsidRPr="00FD222E"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684AF1A2" w14:textId="77A8AFFB" w:rsidR="00011932" w:rsidRPr="00075741" w:rsidRDefault="00F077BB" w:rsidP="00994136">
      <w:pPr>
        <w:pStyle w:val="Heading1"/>
      </w:pPr>
      <w:bookmarkStart w:id="3" w:name="_Toc26443736"/>
      <w:r w:rsidRPr="00075741">
        <w:t>Background</w:t>
      </w:r>
      <w:bookmarkEnd w:id="3"/>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77777777" w:rsidR="009B2F24" w:rsidRPr="009B2F24" w:rsidRDefault="009B2F24" w:rsidP="009B2F24">
      <w:pPr>
        <w:rPr>
          <w:b/>
          <w:bCs/>
          <w:i/>
          <w:iCs/>
          <w:sz w:val="28"/>
          <w:szCs w:val="28"/>
        </w:rPr>
      </w:pPr>
      <w:r w:rsidRPr="009B2F24">
        <w:rPr>
          <w:lang w:val="en-GB"/>
        </w:rPr>
        <w:t>Java, JavaScript and jQuery will be revisited. These will greatly be beneficial to the project. If a new language is needed, it will be heavily considered.</w:t>
      </w:r>
    </w:p>
    <w:p w14:paraId="684AF1A6" w14:textId="6E29D437" w:rsidR="00F077BB" w:rsidRPr="00075741" w:rsidRDefault="00323560" w:rsidP="00994136">
      <w:pPr>
        <w:pStyle w:val="Heading2"/>
        <w:spacing w:after="0"/>
      </w:pPr>
      <w:bookmarkStart w:id="4" w:name="_Toc26443737"/>
      <w:r>
        <w:t>Objectives</w:t>
      </w:r>
      <w:bookmarkEnd w:id="4"/>
    </w:p>
    <w:p w14:paraId="0B23213F" w14:textId="77777777" w:rsidR="00323560" w:rsidRPr="00914446" w:rsidRDefault="00323560" w:rsidP="00323560">
      <w:pPr>
        <w:pStyle w:val="Heading3"/>
        <w:rPr>
          <w:lang w:val="en-GB"/>
        </w:rPr>
      </w:pPr>
      <w:bookmarkStart w:id="5" w:name="_Toc26443738"/>
      <w:r>
        <w:rPr>
          <w:lang w:val="en-GB"/>
        </w:rPr>
        <w:t>General</w:t>
      </w:r>
      <w:bookmarkEnd w:id="5"/>
    </w:p>
    <w:p w14:paraId="5DBF2375" w14:textId="77777777" w:rsidR="00323560" w:rsidRDefault="00323560" w:rsidP="00323560">
      <w:pPr>
        <w:rPr>
          <w:lang w:val="en-GB"/>
        </w:rPr>
      </w:pPr>
      <w:r>
        <w:rPr>
          <w:lang w:val="en-GB"/>
        </w:rPr>
        <w:t>The object of this Project is to take a brick and mortar scenario</w:t>
      </w:r>
      <w:r>
        <w:rPr>
          <w:rStyle w:val="FootnoteReference"/>
          <w:lang w:val="en-GB"/>
        </w:rPr>
        <w:footnoteReference w:id="1"/>
      </w:r>
      <w:r>
        <w:rPr>
          <w:lang w:val="en-GB"/>
        </w:rPr>
        <w:t xml:space="preserve"> of where artists and clients process appointments and payments manually, and create a website where this can be automated.</w:t>
      </w:r>
    </w:p>
    <w:p w14:paraId="08C03AD7" w14:textId="77777777" w:rsidR="00323560" w:rsidRDefault="00323560" w:rsidP="00323560">
      <w:pPr>
        <w:rPr>
          <w:lang w:val="en-GB"/>
        </w:rPr>
      </w:pPr>
      <w:r>
        <w:rPr>
          <w:lang w:val="en-GB"/>
        </w:rPr>
        <w:t xml:space="preserve">There will be two main types of accounts on the website; artists and clients. The artist account can either be a solo artist or a collection of artists. </w:t>
      </w:r>
    </w:p>
    <w:p w14:paraId="519DFCD5" w14:textId="77777777" w:rsidR="00323560" w:rsidRPr="00914446" w:rsidRDefault="00323560" w:rsidP="00323560">
      <w:pPr>
        <w:pStyle w:val="Heading3"/>
        <w:rPr>
          <w:lang w:val="en-GB"/>
        </w:rPr>
      </w:pPr>
      <w:bookmarkStart w:id="6" w:name="_Toc26443739"/>
      <w:r>
        <w:rPr>
          <w:lang w:val="en-GB"/>
        </w:rPr>
        <w:t>Databases</w:t>
      </w:r>
      <w:bookmarkEnd w:id="6"/>
      <w:r>
        <w:rPr>
          <w:lang w:val="en-GB"/>
        </w:rPr>
        <w:t xml:space="preserve"> </w:t>
      </w:r>
    </w:p>
    <w:p w14:paraId="34F95018" w14:textId="77777777" w:rsidR="00323560" w:rsidRPr="00BA5D02" w:rsidRDefault="00323560" w:rsidP="00323560">
      <w:pPr>
        <w:rPr>
          <w:rFonts w:cs="Arial"/>
          <w:color w:val="FF0000"/>
          <w:szCs w:val="24"/>
          <w:lang w:val="en-GB"/>
        </w:rPr>
      </w:pPr>
      <w:r>
        <w:rPr>
          <w:rFonts w:cs="Arial"/>
          <w:szCs w:val="24"/>
          <w:lang w:val="en-GB"/>
        </w:rPr>
        <w:t>There will be two databases connected to the website. One database will be for the artist pages, client profiles and the actual appointments. The other database will be for the stock and the stock control.</w:t>
      </w:r>
    </w:p>
    <w:p w14:paraId="5B8284F4" w14:textId="77777777" w:rsidR="00323560" w:rsidRDefault="00323560" w:rsidP="00323560">
      <w:pPr>
        <w:pStyle w:val="Heading3"/>
        <w:rPr>
          <w:lang w:val="en-GB"/>
        </w:rPr>
      </w:pPr>
      <w:bookmarkStart w:id="7" w:name="_Toc26443740"/>
      <w:r>
        <w:rPr>
          <w:lang w:val="en-GB"/>
        </w:rPr>
        <w:t>Reviews</w:t>
      </w:r>
      <w:bookmarkEnd w:id="7"/>
    </w:p>
    <w:p w14:paraId="3933757C" w14:textId="77777777" w:rsidR="00323560" w:rsidRDefault="00323560" w:rsidP="00323560">
      <w:pPr>
        <w:rPr>
          <w:lang w:val="en-GB"/>
        </w:rPr>
      </w:pPr>
      <w:r>
        <w:rPr>
          <w:lang w:val="en-GB"/>
        </w:rPr>
        <w:t>Reviews of the artists will be generated by the clients. These will be visible on the Artist’s page on the website. The Artist can choose to hide a review. Clients must have at least one previous booking with a particular Artist to review that artist. This will avoid people never visiting the Artist or artist posting reviews.</w:t>
      </w:r>
    </w:p>
    <w:p w14:paraId="062EDEA8" w14:textId="77777777" w:rsidR="00323560" w:rsidRDefault="00323560" w:rsidP="00323560">
      <w:pPr>
        <w:pStyle w:val="Heading3"/>
        <w:rPr>
          <w:lang w:val="en-GB"/>
        </w:rPr>
      </w:pPr>
      <w:bookmarkStart w:id="8" w:name="_Toc26443741"/>
      <w:r>
        <w:rPr>
          <w:lang w:val="en-GB"/>
        </w:rPr>
        <w:t>Appointments</w:t>
      </w:r>
      <w:bookmarkEnd w:id="8"/>
    </w:p>
    <w:p w14:paraId="4F2086E2" w14:textId="77777777" w:rsidR="00323560" w:rsidRDefault="00323560" w:rsidP="00323560">
      <w:pPr>
        <w:rPr>
          <w:lang w:val="en-GB"/>
        </w:rPr>
      </w:pPr>
      <w:r>
        <w:rPr>
          <w:lang w:val="en-GB"/>
        </w:rPr>
        <w:t xml:space="preserve">Artists will generate what days and times the artist(s) are working. The client will book an appointment that is free with the artist. Sample sizes will be provided to generate the correct amount of time to be reserved. A deposit or full payment will be required from the client to confirm their booking. </w:t>
      </w:r>
    </w:p>
    <w:p w14:paraId="2DE35A41" w14:textId="77777777" w:rsidR="00323560" w:rsidRDefault="00323560" w:rsidP="00323560">
      <w:pPr>
        <w:pStyle w:val="Heading3"/>
        <w:rPr>
          <w:lang w:val="en-GB"/>
        </w:rPr>
      </w:pPr>
      <w:bookmarkStart w:id="9" w:name="_Toc26443742"/>
      <w:r>
        <w:rPr>
          <w:lang w:val="en-GB"/>
        </w:rPr>
        <w:t>Artificial Intelligence</w:t>
      </w:r>
      <w:bookmarkEnd w:id="9"/>
    </w:p>
    <w:p w14:paraId="060A3467" w14:textId="77777777" w:rsidR="00323560" w:rsidRDefault="00323560" w:rsidP="00323560">
      <w:pPr>
        <w:rPr>
          <w:lang w:val="en-GB"/>
        </w:rPr>
      </w:pPr>
      <w:r>
        <w:rPr>
          <w:lang w:val="en-GB"/>
        </w:rPr>
        <w:t>Artificial Intelligence will focus of individualisation as well as the issue of optimisation.</w:t>
      </w:r>
    </w:p>
    <w:p w14:paraId="5088FD27" w14:textId="77777777" w:rsidR="00323560" w:rsidRDefault="00323560" w:rsidP="00323560">
      <w:pPr>
        <w:rPr>
          <w:lang w:val="en-GB"/>
        </w:rPr>
      </w:pPr>
      <w:r>
        <w:rPr>
          <w:lang w:val="en-GB"/>
        </w:rPr>
        <w:t>With individualisation, the client will have recommendations. For example, if they generate a piercing appointment, the likes of piercing jewellery or piercing locations would be recommended to them.</w:t>
      </w:r>
    </w:p>
    <w:p w14:paraId="3264A1AD" w14:textId="77777777" w:rsidR="00323560" w:rsidRPr="009E3627" w:rsidRDefault="00323560" w:rsidP="00323560">
      <w:pPr>
        <w:rPr>
          <w:lang w:val="en-GB"/>
        </w:rPr>
      </w:pPr>
      <w:r>
        <w:rPr>
          <w:lang w:val="en-GB"/>
        </w:rPr>
        <w:t>With the issue of optimisation, the likes of security and payment handling will be discussed and implemented.</w:t>
      </w:r>
    </w:p>
    <w:p w14:paraId="74E00F11" w14:textId="36D4A10D" w:rsidR="009C4D15" w:rsidRDefault="009C4D15" w:rsidP="00994136">
      <w:pPr>
        <w:pStyle w:val="Heading2"/>
        <w:spacing w:after="0"/>
      </w:pPr>
      <w:bookmarkStart w:id="10" w:name="_Toc26443743"/>
      <w:r>
        <w:t>Research</w:t>
      </w:r>
      <w:bookmarkEnd w:id="10"/>
    </w:p>
    <w:p w14:paraId="799BEC13" w14:textId="77777777" w:rsidR="009B2F24" w:rsidRPr="003F63FC" w:rsidRDefault="009B2F24" w:rsidP="009B2F24">
      <w:pPr>
        <w:pStyle w:val="Heading3"/>
        <w:rPr>
          <w:lang w:val="en-GB"/>
        </w:rPr>
      </w:pPr>
      <w:bookmarkStart w:id="11" w:name="_Toc26443744"/>
      <w:r>
        <w:rPr>
          <w:lang w:val="en-GB"/>
        </w:rPr>
        <w:t>Personalisation</w:t>
      </w:r>
      <w:bookmarkEnd w:id="11"/>
      <w:r>
        <w:rPr>
          <w:lang w:val="en-GB"/>
        </w:rPr>
        <w:t xml:space="preserve"> </w:t>
      </w:r>
    </w:p>
    <w:p w14:paraId="6DBC9999" w14:textId="73038117"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775D76CB" w14:textId="2501FCB8"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323096666"/>
          <w:citation/>
        </w:sdtPr>
        <w:sdtContent>
          <w:r>
            <w:rPr>
              <w:lang w:val="en-GB"/>
            </w:rPr>
            <w:fldChar w:fldCharType="begin"/>
          </w:r>
          <w:r>
            <w:rPr>
              <w:lang w:val="en-US"/>
            </w:rPr>
            <w:instrText xml:space="preserve">CITATION Fel19 \l 1033 </w:instrText>
          </w:r>
          <w:r>
            <w:rPr>
              <w:lang w:val="en-GB"/>
            </w:rPr>
            <w:fldChar w:fldCharType="separate"/>
          </w:r>
          <w:r w:rsidR="00E56818">
            <w:rPr>
              <w:noProof/>
              <w:lang w:val="en-US"/>
            </w:rPr>
            <w:t xml:space="preserve"> </w:t>
          </w:r>
          <w:r w:rsidR="00E56818" w:rsidRPr="00E56818">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22C96239" w:rsidR="009B2F24" w:rsidRDefault="009B2F24" w:rsidP="009B2F24">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1623226156"/>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12" w:name="_Toc26443745"/>
      <w:r>
        <w:rPr>
          <w:lang w:val="en-GB"/>
        </w:rPr>
        <w:t>Optimisation</w:t>
      </w:r>
      <w:bookmarkEnd w:id="12"/>
    </w:p>
    <w:p w14:paraId="4EB41F70" w14:textId="71D03883"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3" w:name="_Toc26443746"/>
      <w:r w:rsidRPr="00075741">
        <w:t>System</w:t>
      </w:r>
      <w:bookmarkEnd w:id="13"/>
    </w:p>
    <w:p w14:paraId="67F64807" w14:textId="0F3DC670" w:rsidR="009B2F24" w:rsidRPr="00FD222E" w:rsidRDefault="00F077BB" w:rsidP="009B2F24">
      <w:pPr>
        <w:pStyle w:val="Heading2"/>
      </w:pPr>
      <w:bookmarkStart w:id="14" w:name="_Toc26443747"/>
      <w:r w:rsidRPr="00075741">
        <w:t>Requirements</w:t>
      </w:r>
      <w:bookmarkEnd w:id="14"/>
      <w:r w:rsidR="009B2F24" w:rsidRPr="009B2F24">
        <w:t xml:space="preserve"> </w:t>
      </w:r>
    </w:p>
    <w:p w14:paraId="6E3618CB" w14:textId="77777777" w:rsidR="009B2F24" w:rsidRPr="00FD222E" w:rsidRDefault="009B2F24" w:rsidP="009B2F24">
      <w:pPr>
        <w:pStyle w:val="Heading3"/>
      </w:pPr>
      <w:bookmarkStart w:id="15" w:name="_Toc25767579"/>
      <w:bookmarkStart w:id="16" w:name="_Toc26443748"/>
      <w:r w:rsidRPr="00FD222E">
        <w:t>Functional requirements</w:t>
      </w:r>
      <w:bookmarkEnd w:id="15"/>
      <w:bookmarkEnd w:id="16"/>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7" w:name="_Toc25767580"/>
      <w:r w:rsidRPr="00FD222E">
        <w:t>Use Case Diagram</w:t>
      </w:r>
      <w:bookmarkEnd w:id="17"/>
    </w:p>
    <w:p w14:paraId="75B07F91" w14:textId="77777777" w:rsidR="009B2F24" w:rsidRPr="00FD222E" w:rsidDel="00FD222E" w:rsidRDefault="009B2F24" w:rsidP="009B2F24">
      <w:pPr>
        <w:rPr>
          <w:del w:id="18" w:author="Joey Tatú" w:date="2019-11-27T14:43:00Z"/>
        </w:rPr>
      </w:pPr>
      <w:ins w:id="19"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3">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commentRangeStart w:id="20"/>
      <w:del w:id="21"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4">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commentRangeEnd w:id="20"/>
      <w:r w:rsidRPr="00FD222E">
        <w:rPr>
          <w:rStyle w:val="CommentReference"/>
        </w:rPr>
        <w:commentReference w:id="20"/>
      </w:r>
      <w:ins w:id="22" w:author="Joey Tatú" w:date="2019-11-27T14:43:00Z">
        <w:del w:id="23"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4" w:author="Joey Tatú" w:date="2019-11-27T14:43:00Z"/>
        </w:rPr>
      </w:pPr>
      <w:del w:id="25" w:author="Joey Tatú" w:date="2019-11-27T14:43:00Z">
        <w:r w:rsidRPr="00FD222E" w:rsidDel="00FD222E">
          <w:delText>Requirement 1: Create/Edit Profile</w:delText>
        </w:r>
        <w:bookmarkStart w:id="26" w:name="_Toc25763189"/>
        <w:bookmarkStart w:id="27" w:name="_Toc25767581"/>
        <w:bookmarkStart w:id="28" w:name="_Toc26441521"/>
        <w:bookmarkStart w:id="29" w:name="_Toc26441696"/>
        <w:bookmarkStart w:id="30" w:name="_Toc26442567"/>
        <w:bookmarkStart w:id="31" w:name="_Toc26443749"/>
        <w:bookmarkEnd w:id="26"/>
        <w:bookmarkEnd w:id="27"/>
        <w:bookmarkEnd w:id="28"/>
        <w:bookmarkEnd w:id="29"/>
        <w:bookmarkEnd w:id="30"/>
        <w:bookmarkEnd w:id="31"/>
      </w:del>
    </w:p>
    <w:p w14:paraId="469C1C86" w14:textId="77777777" w:rsidR="009B2F24" w:rsidRPr="00FD222E" w:rsidDel="00FD222E" w:rsidRDefault="009B2F24" w:rsidP="009B2F24">
      <w:pPr>
        <w:pStyle w:val="Heading3"/>
        <w:rPr>
          <w:del w:id="32" w:author="Joey Tatú" w:date="2019-11-27T14:43:00Z"/>
        </w:rPr>
      </w:pPr>
      <w:del w:id="33" w:author="Joey Tatú" w:date="2019-11-27T14:43:00Z">
        <w:r w:rsidRPr="00FD222E" w:rsidDel="00FD222E">
          <w:delText>Description &amp; Priority</w:delText>
        </w:r>
        <w:bookmarkStart w:id="34" w:name="_Toc25763190"/>
        <w:bookmarkStart w:id="35" w:name="_Toc25767582"/>
        <w:bookmarkStart w:id="36" w:name="_Toc26441522"/>
        <w:bookmarkStart w:id="37" w:name="_Toc26441697"/>
        <w:bookmarkStart w:id="38" w:name="_Toc26442568"/>
        <w:bookmarkStart w:id="39" w:name="_Toc26443750"/>
        <w:bookmarkEnd w:id="34"/>
        <w:bookmarkEnd w:id="35"/>
        <w:bookmarkEnd w:id="36"/>
        <w:bookmarkEnd w:id="37"/>
        <w:bookmarkEnd w:id="38"/>
        <w:bookmarkEnd w:id="39"/>
      </w:del>
    </w:p>
    <w:p w14:paraId="6DFF2A8D" w14:textId="77777777" w:rsidR="009B2F24" w:rsidRPr="00FD222E" w:rsidDel="00FD222E" w:rsidRDefault="009B2F24" w:rsidP="009B2F24">
      <w:pPr>
        <w:pStyle w:val="Heading3"/>
        <w:rPr>
          <w:del w:id="40" w:author="Joey Tatú" w:date="2019-11-27T14:43:00Z"/>
        </w:rPr>
      </w:pPr>
      <w:del w:id="41"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2" w:name="_Toc25763191"/>
        <w:bookmarkStart w:id="43" w:name="_Toc25767583"/>
        <w:bookmarkStart w:id="44" w:name="_Toc26441523"/>
        <w:bookmarkStart w:id="45" w:name="_Toc26441698"/>
        <w:bookmarkStart w:id="46" w:name="_Toc26442569"/>
        <w:bookmarkStart w:id="47" w:name="_Toc26443751"/>
        <w:bookmarkEnd w:id="42"/>
        <w:bookmarkEnd w:id="43"/>
        <w:bookmarkEnd w:id="44"/>
        <w:bookmarkEnd w:id="45"/>
        <w:bookmarkEnd w:id="46"/>
        <w:bookmarkEnd w:id="47"/>
      </w:del>
    </w:p>
    <w:p w14:paraId="7110564F" w14:textId="77777777" w:rsidR="009B2F24" w:rsidRPr="00FD222E" w:rsidDel="00FD222E" w:rsidRDefault="009B2F24" w:rsidP="009B2F24">
      <w:pPr>
        <w:pStyle w:val="Heading3"/>
        <w:rPr>
          <w:del w:id="48" w:author="Joey Tatú" w:date="2019-11-27T14:43:00Z"/>
        </w:rPr>
      </w:pPr>
      <w:del w:id="49" w:author="Joey Tatú" w:date="2019-11-27T14:43:00Z">
        <w:r w:rsidRPr="00FD222E" w:rsidDel="00FD222E">
          <w:delText xml:space="preserve"> </w:delText>
        </w:r>
        <w:bookmarkStart w:id="50" w:name="_Toc25763192"/>
        <w:bookmarkStart w:id="51" w:name="_Toc25767584"/>
        <w:bookmarkStart w:id="52" w:name="_Toc26441524"/>
        <w:bookmarkStart w:id="53" w:name="_Toc26441699"/>
        <w:bookmarkStart w:id="54" w:name="_Toc26442570"/>
        <w:bookmarkStart w:id="55" w:name="_Toc26443752"/>
        <w:bookmarkEnd w:id="50"/>
        <w:bookmarkEnd w:id="51"/>
        <w:bookmarkEnd w:id="52"/>
        <w:bookmarkEnd w:id="53"/>
        <w:bookmarkEnd w:id="54"/>
        <w:bookmarkEnd w:id="55"/>
      </w:del>
    </w:p>
    <w:p w14:paraId="1ACC14E7" w14:textId="77777777" w:rsidR="009B2F24" w:rsidRPr="00FD222E" w:rsidDel="00FD222E" w:rsidRDefault="009B2F24" w:rsidP="009B2F24">
      <w:pPr>
        <w:pStyle w:val="Heading3"/>
        <w:rPr>
          <w:del w:id="56" w:author="Joey Tatú" w:date="2019-11-27T14:43:00Z"/>
        </w:rPr>
      </w:pPr>
      <w:del w:id="57" w:author="Joey Tatú" w:date="2019-11-27T14:43:00Z">
        <w:r w:rsidRPr="00FD222E" w:rsidDel="00FD222E">
          <w:delText xml:space="preserve">Use Case </w:delText>
        </w:r>
        <w:bookmarkStart w:id="58" w:name="_Toc25763193"/>
        <w:bookmarkStart w:id="59" w:name="_Toc25767585"/>
        <w:bookmarkStart w:id="60" w:name="_Toc26441525"/>
        <w:bookmarkStart w:id="61" w:name="_Toc26441700"/>
        <w:bookmarkStart w:id="62" w:name="_Toc26442571"/>
        <w:bookmarkStart w:id="63" w:name="_Toc26443753"/>
        <w:bookmarkEnd w:id="58"/>
        <w:bookmarkEnd w:id="59"/>
        <w:bookmarkEnd w:id="60"/>
        <w:bookmarkEnd w:id="61"/>
        <w:bookmarkEnd w:id="62"/>
        <w:bookmarkEnd w:id="63"/>
      </w:del>
    </w:p>
    <w:p w14:paraId="224AB3AB" w14:textId="77777777" w:rsidR="009B2F24" w:rsidRPr="00FD222E" w:rsidDel="00FD222E" w:rsidRDefault="009B2F24" w:rsidP="009B2F24">
      <w:pPr>
        <w:pStyle w:val="Heading3"/>
        <w:rPr>
          <w:del w:id="64" w:author="Joey Tatú" w:date="2019-11-27T14:43:00Z"/>
        </w:rPr>
      </w:pPr>
      <w:del w:id="65" w:author="Joey Tatú" w:date="2019-11-27T14:43:00Z">
        <w:r w:rsidRPr="00FD222E" w:rsidDel="00FD222E">
          <w:delText>Unique ID: createProfile</w:delText>
        </w:r>
        <w:bookmarkStart w:id="66" w:name="_Toc25763194"/>
        <w:bookmarkStart w:id="67" w:name="_Toc25767586"/>
        <w:bookmarkStart w:id="68" w:name="_Toc26441526"/>
        <w:bookmarkStart w:id="69" w:name="_Toc26441701"/>
        <w:bookmarkStart w:id="70" w:name="_Toc26442572"/>
        <w:bookmarkStart w:id="71" w:name="_Toc26443754"/>
        <w:bookmarkEnd w:id="66"/>
        <w:bookmarkEnd w:id="67"/>
        <w:bookmarkEnd w:id="68"/>
        <w:bookmarkEnd w:id="69"/>
        <w:bookmarkEnd w:id="70"/>
        <w:bookmarkEnd w:id="71"/>
      </w:del>
    </w:p>
    <w:p w14:paraId="26DB611E" w14:textId="77777777" w:rsidR="009B2F24" w:rsidRPr="00FD222E" w:rsidDel="00FD222E" w:rsidRDefault="009B2F24" w:rsidP="009B2F24">
      <w:pPr>
        <w:pStyle w:val="Heading3"/>
        <w:rPr>
          <w:del w:id="72" w:author="Joey Tatú" w:date="2019-11-27T14:43:00Z"/>
        </w:rPr>
      </w:pPr>
      <w:del w:id="73" w:author="Joey Tatú" w:date="2019-11-27T14:43:00Z">
        <w:r w:rsidRPr="00FD222E" w:rsidDel="00FD222E">
          <w:delText>Scope</w:delText>
        </w:r>
        <w:bookmarkStart w:id="74" w:name="_Toc25763195"/>
        <w:bookmarkStart w:id="75" w:name="_Toc25767587"/>
        <w:bookmarkStart w:id="76" w:name="_Toc26441527"/>
        <w:bookmarkStart w:id="77" w:name="_Toc26441702"/>
        <w:bookmarkStart w:id="78" w:name="_Toc26442573"/>
        <w:bookmarkStart w:id="79" w:name="_Toc26443755"/>
        <w:bookmarkEnd w:id="74"/>
        <w:bookmarkEnd w:id="75"/>
        <w:bookmarkEnd w:id="76"/>
        <w:bookmarkEnd w:id="77"/>
        <w:bookmarkEnd w:id="78"/>
        <w:bookmarkEnd w:id="79"/>
      </w:del>
    </w:p>
    <w:p w14:paraId="49298601" w14:textId="77777777" w:rsidR="009B2F24" w:rsidRPr="00FD222E" w:rsidDel="00FD222E" w:rsidRDefault="009B2F24" w:rsidP="009B2F24">
      <w:pPr>
        <w:pStyle w:val="Heading3"/>
        <w:rPr>
          <w:del w:id="80" w:author="Joey Tatú" w:date="2019-11-27T14:43:00Z"/>
        </w:rPr>
      </w:pPr>
      <w:del w:id="81" w:author="Joey Tatú" w:date="2019-11-27T14:43:00Z">
        <w:r w:rsidRPr="00FD222E" w:rsidDel="00FD222E">
          <w:delText>The scope of this use case is to show how the User interacts with the System when creating and editing their profile.</w:delText>
        </w:r>
        <w:bookmarkStart w:id="82" w:name="_Toc25763196"/>
        <w:bookmarkStart w:id="83" w:name="_Toc25767588"/>
        <w:bookmarkStart w:id="84" w:name="_Toc26441528"/>
        <w:bookmarkStart w:id="85" w:name="_Toc26441703"/>
        <w:bookmarkStart w:id="86" w:name="_Toc26442574"/>
        <w:bookmarkStart w:id="87" w:name="_Toc26443756"/>
        <w:bookmarkEnd w:id="82"/>
        <w:bookmarkEnd w:id="83"/>
        <w:bookmarkEnd w:id="84"/>
        <w:bookmarkEnd w:id="85"/>
        <w:bookmarkEnd w:id="86"/>
        <w:bookmarkEnd w:id="87"/>
      </w:del>
    </w:p>
    <w:p w14:paraId="5906A07D" w14:textId="77777777" w:rsidR="009B2F24" w:rsidRPr="00FD222E" w:rsidDel="00FD222E" w:rsidRDefault="009B2F24" w:rsidP="009B2F24">
      <w:pPr>
        <w:pStyle w:val="Heading3"/>
        <w:rPr>
          <w:del w:id="88" w:author="Joey Tatú" w:date="2019-11-27T14:43:00Z"/>
        </w:rPr>
      </w:pPr>
      <w:del w:id="89" w:author="Joey Tatú" w:date="2019-11-27T14:43:00Z">
        <w:r w:rsidRPr="00FD222E" w:rsidDel="00FD222E">
          <w:delText>Description</w:delText>
        </w:r>
        <w:bookmarkStart w:id="90" w:name="_Toc25763197"/>
        <w:bookmarkStart w:id="91" w:name="_Toc25767589"/>
        <w:bookmarkStart w:id="92" w:name="_Toc26441529"/>
        <w:bookmarkStart w:id="93" w:name="_Toc26441704"/>
        <w:bookmarkStart w:id="94" w:name="_Toc26442575"/>
        <w:bookmarkStart w:id="95" w:name="_Toc26443757"/>
        <w:bookmarkEnd w:id="90"/>
        <w:bookmarkEnd w:id="91"/>
        <w:bookmarkEnd w:id="92"/>
        <w:bookmarkEnd w:id="93"/>
        <w:bookmarkEnd w:id="94"/>
        <w:bookmarkEnd w:id="95"/>
      </w:del>
    </w:p>
    <w:p w14:paraId="6E47CA3A" w14:textId="77777777" w:rsidR="009B2F24" w:rsidRPr="00FD222E" w:rsidDel="00FD222E" w:rsidRDefault="009B2F24" w:rsidP="009B2F24">
      <w:pPr>
        <w:pStyle w:val="Heading3"/>
        <w:rPr>
          <w:del w:id="96" w:author="Joey Tatú" w:date="2019-11-27T14:43:00Z"/>
        </w:rPr>
      </w:pPr>
      <w:del w:id="97" w:author="Joey Tatú" w:date="2019-11-27T14:43:00Z">
        <w:r w:rsidRPr="00FD222E" w:rsidDel="00FD222E">
          <w:delText>This use case describes how the user creates a profile. Alternative flows consider different types of accounts as well as editing.</w:delText>
        </w:r>
        <w:bookmarkStart w:id="98" w:name="_Toc25763198"/>
        <w:bookmarkStart w:id="99" w:name="_Toc25767590"/>
        <w:bookmarkStart w:id="100" w:name="_Toc26441530"/>
        <w:bookmarkStart w:id="101" w:name="_Toc26441705"/>
        <w:bookmarkStart w:id="102" w:name="_Toc26442576"/>
        <w:bookmarkStart w:id="103" w:name="_Toc26443758"/>
        <w:bookmarkEnd w:id="98"/>
        <w:bookmarkEnd w:id="99"/>
        <w:bookmarkEnd w:id="100"/>
        <w:bookmarkEnd w:id="101"/>
        <w:bookmarkEnd w:id="102"/>
        <w:bookmarkEnd w:id="103"/>
      </w:del>
    </w:p>
    <w:p w14:paraId="532605B6" w14:textId="77777777" w:rsidR="009B2F24" w:rsidRPr="00FD222E" w:rsidDel="00FD222E" w:rsidRDefault="009B2F24" w:rsidP="009B2F24">
      <w:pPr>
        <w:pStyle w:val="Heading3"/>
        <w:rPr>
          <w:del w:id="104" w:author="Joey Tatú" w:date="2019-11-27T14:43:00Z"/>
        </w:rPr>
      </w:pPr>
      <w:del w:id="105" w:author="Joey Tatú" w:date="2019-11-27T14:43:00Z">
        <w:r w:rsidRPr="00FD222E" w:rsidDel="00FD222E">
          <w:delText>Use Case Diagram</w:delText>
        </w:r>
        <w:bookmarkStart w:id="106" w:name="_Toc25763199"/>
        <w:bookmarkStart w:id="107" w:name="_Toc25767591"/>
        <w:bookmarkStart w:id="108" w:name="_Toc26441531"/>
        <w:bookmarkStart w:id="109" w:name="_Toc26441706"/>
        <w:bookmarkStart w:id="110" w:name="_Toc26442577"/>
        <w:bookmarkStart w:id="111" w:name="_Toc26443759"/>
        <w:bookmarkEnd w:id="106"/>
        <w:bookmarkEnd w:id="107"/>
        <w:bookmarkEnd w:id="108"/>
        <w:bookmarkEnd w:id="109"/>
        <w:bookmarkEnd w:id="110"/>
        <w:bookmarkEnd w:id="111"/>
      </w:del>
    </w:p>
    <w:p w14:paraId="74B5EDA8" w14:textId="77777777" w:rsidR="009B2F24" w:rsidRPr="00FD222E" w:rsidDel="00FD222E" w:rsidRDefault="009B2F24" w:rsidP="009B2F24">
      <w:pPr>
        <w:pStyle w:val="Heading3"/>
        <w:rPr>
          <w:del w:id="112" w:author="Joey Tatú" w:date="2019-11-27T14:43:00Z"/>
        </w:rPr>
      </w:pPr>
      <w:commentRangeStart w:id="113"/>
      <w:commentRangeStart w:id="114"/>
      <w:del w:id="115" w:author="Joey Tatú" w:date="2019-11-27T14:43:00Z">
        <w:r w:rsidRPr="00123095" w:rsidDel="00FD222E">
          <w:rPr>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commentRangeEnd w:id="113"/>
        <w:r w:rsidRPr="00FD222E" w:rsidDel="00FD222E">
          <w:rPr>
            <w:rStyle w:val="CommentReference"/>
          </w:rPr>
          <w:commentReference w:id="113"/>
        </w:r>
        <w:commentRangeEnd w:id="114"/>
        <w:r w:rsidRPr="00FD222E" w:rsidDel="00FD222E">
          <w:rPr>
            <w:rStyle w:val="CommentReference"/>
          </w:rPr>
          <w:commentReference w:id="114"/>
        </w:r>
        <w:bookmarkStart w:id="116" w:name="_Toc25763200"/>
        <w:bookmarkStart w:id="117" w:name="_Toc25767592"/>
        <w:bookmarkStart w:id="118" w:name="_Toc26441532"/>
        <w:bookmarkStart w:id="119" w:name="_Toc26441707"/>
        <w:bookmarkStart w:id="120" w:name="_Toc26442578"/>
        <w:bookmarkStart w:id="121" w:name="_Toc26443760"/>
        <w:bookmarkEnd w:id="116"/>
        <w:bookmarkEnd w:id="117"/>
        <w:bookmarkEnd w:id="118"/>
        <w:bookmarkEnd w:id="119"/>
        <w:bookmarkEnd w:id="120"/>
        <w:bookmarkEnd w:id="121"/>
      </w:del>
    </w:p>
    <w:p w14:paraId="026B3E5F" w14:textId="77777777" w:rsidR="009B2F24" w:rsidRPr="00FD222E" w:rsidDel="00FD222E" w:rsidRDefault="009B2F24" w:rsidP="009B2F24">
      <w:pPr>
        <w:pStyle w:val="Heading3"/>
        <w:rPr>
          <w:del w:id="122" w:author="Joey Tatú" w:date="2019-11-27T14:43:00Z"/>
        </w:rPr>
      </w:pPr>
      <w:del w:id="123" w:author="Joey Tatú" w:date="2019-11-27T14:43:00Z">
        <w:r w:rsidRPr="00FD222E" w:rsidDel="00FD222E">
          <w:delText>Flow Description</w:delText>
        </w:r>
        <w:bookmarkStart w:id="124" w:name="_Toc25763201"/>
        <w:bookmarkStart w:id="125" w:name="_Toc25767593"/>
        <w:bookmarkStart w:id="126" w:name="_Toc26441533"/>
        <w:bookmarkStart w:id="127" w:name="_Toc26441708"/>
        <w:bookmarkStart w:id="128" w:name="_Toc26442579"/>
        <w:bookmarkStart w:id="129" w:name="_Toc26443761"/>
        <w:bookmarkEnd w:id="124"/>
        <w:bookmarkEnd w:id="125"/>
        <w:bookmarkEnd w:id="126"/>
        <w:bookmarkEnd w:id="127"/>
        <w:bookmarkEnd w:id="128"/>
        <w:bookmarkEnd w:id="129"/>
      </w:del>
    </w:p>
    <w:p w14:paraId="67446B32" w14:textId="77777777" w:rsidR="009B2F24" w:rsidRPr="00FD222E" w:rsidDel="00FD222E" w:rsidRDefault="009B2F24" w:rsidP="009B2F24">
      <w:pPr>
        <w:pStyle w:val="Heading3"/>
        <w:rPr>
          <w:del w:id="130" w:author="Joey Tatú" w:date="2019-11-27T14:43:00Z"/>
        </w:rPr>
      </w:pPr>
      <w:del w:id="131" w:author="Joey Tatú" w:date="2019-11-27T14:43:00Z">
        <w:r w:rsidRPr="00FD222E" w:rsidDel="00FD222E">
          <w:delText>Precondition</w:delText>
        </w:r>
        <w:bookmarkStart w:id="132" w:name="_Toc25763202"/>
        <w:bookmarkStart w:id="133" w:name="_Toc25767594"/>
        <w:bookmarkStart w:id="134" w:name="_Toc26441534"/>
        <w:bookmarkStart w:id="135" w:name="_Toc26441709"/>
        <w:bookmarkStart w:id="136" w:name="_Toc26442580"/>
        <w:bookmarkStart w:id="137" w:name="_Toc26443762"/>
        <w:bookmarkEnd w:id="132"/>
        <w:bookmarkEnd w:id="133"/>
        <w:bookmarkEnd w:id="134"/>
        <w:bookmarkEnd w:id="135"/>
        <w:bookmarkEnd w:id="136"/>
        <w:bookmarkEnd w:id="137"/>
      </w:del>
    </w:p>
    <w:p w14:paraId="46D14F35" w14:textId="77777777" w:rsidR="009B2F24" w:rsidRPr="00FD222E" w:rsidDel="00FD222E" w:rsidRDefault="009B2F24" w:rsidP="009B2F24">
      <w:pPr>
        <w:pStyle w:val="Heading3"/>
        <w:rPr>
          <w:del w:id="138" w:author="Joey Tatú" w:date="2019-11-27T14:43:00Z"/>
        </w:rPr>
      </w:pPr>
      <w:del w:id="139" w:author="Joey Tatú" w:date="2019-11-27T14:43:00Z">
        <w:r w:rsidRPr="00FD222E" w:rsidDel="00FD222E">
          <w:delText xml:space="preserve">The system is active and is in a wait state for a user. </w:delText>
        </w:r>
        <w:bookmarkStart w:id="140" w:name="_Toc25763203"/>
        <w:bookmarkStart w:id="141" w:name="_Toc25767595"/>
        <w:bookmarkStart w:id="142" w:name="_Toc26441535"/>
        <w:bookmarkStart w:id="143" w:name="_Toc26441710"/>
        <w:bookmarkStart w:id="144" w:name="_Toc26442581"/>
        <w:bookmarkStart w:id="145" w:name="_Toc26443763"/>
        <w:bookmarkEnd w:id="140"/>
        <w:bookmarkEnd w:id="141"/>
        <w:bookmarkEnd w:id="142"/>
        <w:bookmarkEnd w:id="143"/>
        <w:bookmarkEnd w:id="144"/>
        <w:bookmarkEnd w:id="145"/>
      </w:del>
    </w:p>
    <w:p w14:paraId="66D88044" w14:textId="77777777" w:rsidR="009B2F24" w:rsidRPr="00FD222E" w:rsidDel="00FD222E" w:rsidRDefault="009B2F24" w:rsidP="009B2F24">
      <w:pPr>
        <w:pStyle w:val="Heading3"/>
        <w:rPr>
          <w:del w:id="146" w:author="Joey Tatú" w:date="2019-11-27T14:43:00Z"/>
        </w:rPr>
      </w:pPr>
      <w:del w:id="147" w:author="Joey Tatú" w:date="2019-11-27T14:43:00Z">
        <w:r w:rsidRPr="00FD222E" w:rsidDel="00FD222E">
          <w:delText>It is assumed the user has previously created an account</w:delText>
        </w:r>
        <w:bookmarkStart w:id="148" w:name="_Toc25763204"/>
        <w:bookmarkStart w:id="149" w:name="_Toc25767596"/>
        <w:bookmarkStart w:id="150" w:name="_Toc26441536"/>
        <w:bookmarkStart w:id="151" w:name="_Toc26441711"/>
        <w:bookmarkStart w:id="152" w:name="_Toc26442582"/>
        <w:bookmarkStart w:id="153" w:name="_Toc26443764"/>
        <w:bookmarkEnd w:id="148"/>
        <w:bookmarkEnd w:id="149"/>
        <w:bookmarkEnd w:id="150"/>
        <w:bookmarkEnd w:id="151"/>
        <w:bookmarkEnd w:id="152"/>
        <w:bookmarkEnd w:id="153"/>
      </w:del>
    </w:p>
    <w:p w14:paraId="1ABD8CA5" w14:textId="77777777" w:rsidR="009B2F24" w:rsidRPr="00FD222E" w:rsidDel="00FD222E" w:rsidRDefault="009B2F24" w:rsidP="009B2F24">
      <w:pPr>
        <w:pStyle w:val="Heading3"/>
        <w:rPr>
          <w:del w:id="154" w:author="Joey Tatú" w:date="2019-11-27T14:43:00Z"/>
        </w:rPr>
      </w:pPr>
      <w:del w:id="155" w:author="Joey Tatú" w:date="2019-11-27T14:43:00Z">
        <w:r w:rsidRPr="00FD222E" w:rsidDel="00FD222E">
          <w:delText>The user is currently not logged into the system.</w:delText>
        </w:r>
        <w:bookmarkStart w:id="156" w:name="_Toc25763205"/>
        <w:bookmarkStart w:id="157" w:name="_Toc25767597"/>
        <w:bookmarkStart w:id="158" w:name="_Toc26441537"/>
        <w:bookmarkStart w:id="159" w:name="_Toc26441712"/>
        <w:bookmarkStart w:id="160" w:name="_Toc26442583"/>
        <w:bookmarkStart w:id="161" w:name="_Toc26443765"/>
        <w:bookmarkEnd w:id="156"/>
        <w:bookmarkEnd w:id="157"/>
        <w:bookmarkEnd w:id="158"/>
        <w:bookmarkEnd w:id="159"/>
        <w:bookmarkEnd w:id="160"/>
        <w:bookmarkEnd w:id="161"/>
      </w:del>
    </w:p>
    <w:p w14:paraId="74C9448B" w14:textId="77777777" w:rsidR="009B2F24" w:rsidRPr="00FD222E" w:rsidDel="00FD222E" w:rsidRDefault="009B2F24" w:rsidP="009B2F24">
      <w:pPr>
        <w:pStyle w:val="Heading3"/>
        <w:rPr>
          <w:del w:id="162" w:author="Joey Tatú" w:date="2019-11-27T14:43:00Z"/>
        </w:rPr>
      </w:pPr>
      <w:del w:id="163" w:author="Joey Tatú" w:date="2019-11-27T14:43:00Z">
        <w:r w:rsidRPr="00FD222E" w:rsidDel="00FD222E">
          <w:delText>Activation</w:delText>
        </w:r>
        <w:bookmarkStart w:id="164" w:name="_Toc25763206"/>
        <w:bookmarkStart w:id="165" w:name="_Toc25767598"/>
        <w:bookmarkStart w:id="166" w:name="_Toc26441538"/>
        <w:bookmarkStart w:id="167" w:name="_Toc26441713"/>
        <w:bookmarkStart w:id="168" w:name="_Toc26442584"/>
        <w:bookmarkStart w:id="169" w:name="_Toc26443766"/>
        <w:bookmarkEnd w:id="164"/>
        <w:bookmarkEnd w:id="165"/>
        <w:bookmarkEnd w:id="166"/>
        <w:bookmarkEnd w:id="167"/>
        <w:bookmarkEnd w:id="168"/>
        <w:bookmarkEnd w:id="169"/>
      </w:del>
    </w:p>
    <w:p w14:paraId="685787F2" w14:textId="77777777" w:rsidR="009B2F24" w:rsidRPr="00FD222E" w:rsidDel="00FD222E" w:rsidRDefault="009B2F24" w:rsidP="009B2F24">
      <w:pPr>
        <w:pStyle w:val="Heading3"/>
        <w:rPr>
          <w:del w:id="170" w:author="Joey Tatú" w:date="2019-11-27T14:43:00Z"/>
        </w:rPr>
      </w:pPr>
      <w:del w:id="171" w:author="Joey Tatú" w:date="2019-11-27T14:43:00Z">
        <w:r w:rsidRPr="00FD222E" w:rsidDel="00FD222E">
          <w:delText>The use case starts when a user logging into the system.</w:delText>
        </w:r>
        <w:bookmarkStart w:id="172" w:name="_Toc25763207"/>
        <w:bookmarkStart w:id="173" w:name="_Toc25767599"/>
        <w:bookmarkStart w:id="174" w:name="_Toc26441539"/>
        <w:bookmarkStart w:id="175" w:name="_Toc26441714"/>
        <w:bookmarkStart w:id="176" w:name="_Toc26442585"/>
        <w:bookmarkStart w:id="177" w:name="_Toc26443767"/>
        <w:bookmarkEnd w:id="172"/>
        <w:bookmarkEnd w:id="173"/>
        <w:bookmarkEnd w:id="174"/>
        <w:bookmarkEnd w:id="175"/>
        <w:bookmarkEnd w:id="176"/>
        <w:bookmarkEnd w:id="177"/>
      </w:del>
    </w:p>
    <w:p w14:paraId="01074E12" w14:textId="77777777" w:rsidR="009B2F24" w:rsidRPr="00FD222E" w:rsidDel="00FD222E" w:rsidRDefault="009B2F24" w:rsidP="009B2F24">
      <w:pPr>
        <w:pStyle w:val="Heading3"/>
        <w:rPr>
          <w:del w:id="178" w:author="Joey Tatú" w:date="2019-11-27T14:43:00Z"/>
        </w:rPr>
      </w:pPr>
      <w:del w:id="179" w:author="Joey Tatú" w:date="2019-11-27T14:43:00Z">
        <w:r w:rsidRPr="00FD222E" w:rsidDel="00FD222E">
          <w:delText>Main flow</w:delText>
        </w:r>
        <w:bookmarkStart w:id="180" w:name="_Toc25763208"/>
        <w:bookmarkStart w:id="181" w:name="_Toc25767600"/>
        <w:bookmarkStart w:id="182" w:name="_Toc26441540"/>
        <w:bookmarkStart w:id="183" w:name="_Toc26441715"/>
        <w:bookmarkStart w:id="184" w:name="_Toc26442586"/>
        <w:bookmarkStart w:id="185" w:name="_Toc26443768"/>
        <w:bookmarkEnd w:id="180"/>
        <w:bookmarkEnd w:id="181"/>
        <w:bookmarkEnd w:id="182"/>
        <w:bookmarkEnd w:id="183"/>
        <w:bookmarkEnd w:id="184"/>
        <w:bookmarkEnd w:id="185"/>
      </w:del>
    </w:p>
    <w:p w14:paraId="104AC562" w14:textId="77777777" w:rsidR="009B2F24" w:rsidRPr="00FD222E" w:rsidDel="00FD222E" w:rsidRDefault="009B2F24" w:rsidP="009B2F24">
      <w:pPr>
        <w:pStyle w:val="Heading3"/>
        <w:rPr>
          <w:del w:id="186" w:author="Joey Tatú" w:date="2019-11-27T14:43:00Z"/>
        </w:rPr>
      </w:pPr>
      <w:del w:id="187" w:author="Joey Tatú" w:date="2019-11-27T14:43:00Z">
        <w:r w:rsidRPr="00FD222E" w:rsidDel="00FD222E">
          <w:delText>The System displays login screen.</w:delText>
        </w:r>
        <w:bookmarkStart w:id="188" w:name="_Toc25763209"/>
        <w:bookmarkStart w:id="189" w:name="_Toc25767601"/>
        <w:bookmarkStart w:id="190" w:name="_Toc26441541"/>
        <w:bookmarkStart w:id="191" w:name="_Toc26441716"/>
        <w:bookmarkStart w:id="192" w:name="_Toc26442587"/>
        <w:bookmarkStart w:id="193" w:name="_Toc26443769"/>
        <w:bookmarkEnd w:id="188"/>
        <w:bookmarkEnd w:id="189"/>
        <w:bookmarkEnd w:id="190"/>
        <w:bookmarkEnd w:id="191"/>
        <w:bookmarkEnd w:id="192"/>
        <w:bookmarkEnd w:id="193"/>
      </w:del>
    </w:p>
    <w:p w14:paraId="1F8306F6" w14:textId="77777777" w:rsidR="009B2F24" w:rsidRPr="00FD222E" w:rsidDel="00FD222E" w:rsidRDefault="009B2F24" w:rsidP="009B2F24">
      <w:pPr>
        <w:pStyle w:val="Heading3"/>
        <w:rPr>
          <w:del w:id="194" w:author="Joey Tatú" w:date="2019-11-27T14:43:00Z"/>
        </w:rPr>
      </w:pPr>
      <w:del w:id="195" w:author="Joey Tatú" w:date="2019-11-27T14:43:00Z">
        <w:r w:rsidRPr="00FD222E" w:rsidDel="00FD222E">
          <w:delText>The User inputs their email address and password, and selects Login &lt;See A1, E1, E2 &gt;</w:delText>
        </w:r>
        <w:bookmarkStart w:id="196" w:name="_Toc25763210"/>
        <w:bookmarkStart w:id="197" w:name="_Toc25767602"/>
        <w:bookmarkStart w:id="198" w:name="_Toc26441542"/>
        <w:bookmarkStart w:id="199" w:name="_Toc26441717"/>
        <w:bookmarkStart w:id="200" w:name="_Toc26442588"/>
        <w:bookmarkStart w:id="201" w:name="_Toc26443770"/>
        <w:bookmarkEnd w:id="196"/>
        <w:bookmarkEnd w:id="197"/>
        <w:bookmarkEnd w:id="198"/>
        <w:bookmarkEnd w:id="199"/>
        <w:bookmarkEnd w:id="200"/>
        <w:bookmarkEnd w:id="201"/>
      </w:del>
    </w:p>
    <w:p w14:paraId="00AEDFDA" w14:textId="77777777" w:rsidR="009B2F24" w:rsidRPr="00FD222E" w:rsidDel="00FD222E" w:rsidRDefault="009B2F24" w:rsidP="009B2F24">
      <w:pPr>
        <w:pStyle w:val="Heading3"/>
        <w:rPr>
          <w:del w:id="202" w:author="Joey Tatú" w:date="2019-11-27T14:43:00Z"/>
        </w:rPr>
      </w:pPr>
      <w:del w:id="203" w:author="Joey Tatú" w:date="2019-11-27T14:43:00Z">
        <w:r w:rsidRPr="00FD222E" w:rsidDel="00FD222E">
          <w:delText>The System encrypts the User’s inputs with AES.</w:delText>
        </w:r>
        <w:bookmarkStart w:id="204" w:name="_Toc25763211"/>
        <w:bookmarkStart w:id="205" w:name="_Toc25767603"/>
        <w:bookmarkStart w:id="206" w:name="_Toc26441543"/>
        <w:bookmarkStart w:id="207" w:name="_Toc26441718"/>
        <w:bookmarkStart w:id="208" w:name="_Toc26442589"/>
        <w:bookmarkStart w:id="209" w:name="_Toc26443771"/>
        <w:bookmarkEnd w:id="204"/>
        <w:bookmarkEnd w:id="205"/>
        <w:bookmarkEnd w:id="206"/>
        <w:bookmarkEnd w:id="207"/>
        <w:bookmarkEnd w:id="208"/>
        <w:bookmarkEnd w:id="209"/>
      </w:del>
    </w:p>
    <w:p w14:paraId="4FCE6D2C" w14:textId="77777777" w:rsidR="009B2F24" w:rsidRPr="00FD222E" w:rsidDel="00FD222E" w:rsidRDefault="009B2F24" w:rsidP="009B2F24">
      <w:pPr>
        <w:pStyle w:val="Heading3"/>
        <w:rPr>
          <w:del w:id="210" w:author="Joey Tatú" w:date="2019-11-27T14:43:00Z"/>
        </w:rPr>
      </w:pPr>
      <w:del w:id="211" w:author="Joey Tatú" w:date="2019-11-27T14:43:00Z">
        <w:r w:rsidRPr="00FD222E" w:rsidDel="00FD222E">
          <w:delText xml:space="preserve">The System creates a connection to </w:delText>
        </w:r>
      </w:del>
      <w:commentRangeStart w:id="212"/>
      <w:del w:id="213" w:author="Joey Tatú" w:date="2019-11-27T14:21:00Z">
        <w:r w:rsidRPr="00FD222E" w:rsidDel="0060759B">
          <w:delText>MySQL</w:delText>
        </w:r>
      </w:del>
      <w:del w:id="214" w:author="Joey Tatú" w:date="2019-11-27T14:43:00Z">
        <w:r w:rsidRPr="00FD222E" w:rsidDel="00FD222E">
          <w:delText xml:space="preserve"> database</w:delText>
        </w:r>
        <w:commentRangeEnd w:id="212"/>
        <w:r w:rsidRPr="00FD222E" w:rsidDel="00FD222E">
          <w:rPr>
            <w:rStyle w:val="CommentReference"/>
          </w:rPr>
          <w:commentReference w:id="212"/>
        </w:r>
        <w:r w:rsidRPr="00FD222E" w:rsidDel="00FD222E">
          <w:delText>.</w:delText>
        </w:r>
        <w:bookmarkStart w:id="215" w:name="_Toc25763212"/>
        <w:bookmarkStart w:id="216" w:name="_Toc25767604"/>
        <w:bookmarkStart w:id="217" w:name="_Toc26441544"/>
        <w:bookmarkStart w:id="218" w:name="_Toc26441719"/>
        <w:bookmarkStart w:id="219" w:name="_Toc26442590"/>
        <w:bookmarkStart w:id="220" w:name="_Toc26443772"/>
        <w:bookmarkEnd w:id="215"/>
        <w:bookmarkEnd w:id="216"/>
        <w:bookmarkEnd w:id="217"/>
        <w:bookmarkEnd w:id="218"/>
        <w:bookmarkEnd w:id="219"/>
        <w:bookmarkEnd w:id="220"/>
      </w:del>
    </w:p>
    <w:p w14:paraId="3D3F114E" w14:textId="77777777" w:rsidR="009B2F24" w:rsidRPr="00FD222E" w:rsidDel="00FD222E" w:rsidRDefault="009B2F24" w:rsidP="009B2F24">
      <w:pPr>
        <w:pStyle w:val="Heading3"/>
        <w:rPr>
          <w:del w:id="221" w:author="Joey Tatú" w:date="2019-11-27T14:43:00Z"/>
        </w:rPr>
      </w:pPr>
      <w:del w:id="222" w:author="Joey Tatú" w:date="2019-11-27T14:43:00Z">
        <w:r w:rsidRPr="00FD222E" w:rsidDel="00FD222E">
          <w:delText xml:space="preserve">The System verifies that the email and encrypted passwords match. </w:delText>
        </w:r>
        <w:bookmarkStart w:id="223" w:name="_Toc25763213"/>
        <w:bookmarkStart w:id="224" w:name="_Toc25767605"/>
        <w:bookmarkStart w:id="225" w:name="_Toc26441545"/>
        <w:bookmarkStart w:id="226" w:name="_Toc26441720"/>
        <w:bookmarkStart w:id="227" w:name="_Toc26442591"/>
        <w:bookmarkStart w:id="228" w:name="_Toc26443773"/>
        <w:bookmarkEnd w:id="223"/>
        <w:bookmarkEnd w:id="224"/>
        <w:bookmarkEnd w:id="225"/>
        <w:bookmarkEnd w:id="226"/>
        <w:bookmarkEnd w:id="227"/>
        <w:bookmarkEnd w:id="228"/>
      </w:del>
    </w:p>
    <w:p w14:paraId="3787C2A4" w14:textId="77777777" w:rsidR="009B2F24" w:rsidRPr="00FD222E" w:rsidDel="00FD222E" w:rsidRDefault="009B2F24" w:rsidP="009B2F24">
      <w:pPr>
        <w:pStyle w:val="Heading3"/>
        <w:rPr>
          <w:del w:id="229" w:author="Joey Tatú" w:date="2019-11-27T14:43:00Z"/>
        </w:rPr>
      </w:pPr>
      <w:del w:id="230" w:author="Joey Tatú" w:date="2019-11-27T14:43:00Z">
        <w:r w:rsidRPr="00FD222E" w:rsidDel="00FD222E">
          <w:delText xml:space="preserve">The System creates a </w:delText>
        </w:r>
        <w:commentRangeStart w:id="231"/>
        <w:r w:rsidRPr="00FD222E" w:rsidDel="00FD222E">
          <w:delText>session key and puts it into the cookies</w:delText>
        </w:r>
        <w:commentRangeEnd w:id="231"/>
        <w:r w:rsidRPr="00FD222E" w:rsidDel="00FD222E">
          <w:rPr>
            <w:rStyle w:val="CommentReference"/>
          </w:rPr>
          <w:commentReference w:id="231"/>
        </w:r>
        <w:r w:rsidRPr="00FD222E" w:rsidDel="00FD222E">
          <w:delText>.</w:delText>
        </w:r>
        <w:bookmarkStart w:id="232" w:name="_Toc25763214"/>
        <w:bookmarkStart w:id="233" w:name="_Toc25767606"/>
        <w:bookmarkStart w:id="234" w:name="_Toc26441546"/>
        <w:bookmarkStart w:id="235" w:name="_Toc26441721"/>
        <w:bookmarkStart w:id="236" w:name="_Toc26442592"/>
        <w:bookmarkStart w:id="237" w:name="_Toc26443774"/>
        <w:bookmarkEnd w:id="232"/>
        <w:bookmarkEnd w:id="233"/>
        <w:bookmarkEnd w:id="234"/>
        <w:bookmarkEnd w:id="235"/>
        <w:bookmarkEnd w:id="236"/>
        <w:bookmarkEnd w:id="237"/>
      </w:del>
    </w:p>
    <w:p w14:paraId="6E42D73B" w14:textId="77777777" w:rsidR="009B2F24" w:rsidRPr="00FD222E" w:rsidDel="00FD222E" w:rsidRDefault="009B2F24" w:rsidP="009B2F24">
      <w:pPr>
        <w:pStyle w:val="Heading3"/>
        <w:rPr>
          <w:del w:id="238" w:author="Joey Tatú" w:date="2019-11-27T14:43:00Z"/>
        </w:rPr>
      </w:pPr>
      <w:del w:id="239" w:author="Joey Tatú" w:date="2019-11-27T14:43:00Z">
        <w:r w:rsidRPr="00FD222E" w:rsidDel="00FD222E">
          <w:delText>The System displays the main home page.</w:delText>
        </w:r>
        <w:bookmarkStart w:id="240" w:name="_Toc25763215"/>
        <w:bookmarkStart w:id="241" w:name="_Toc25767607"/>
        <w:bookmarkStart w:id="242" w:name="_Toc26441547"/>
        <w:bookmarkStart w:id="243" w:name="_Toc26441722"/>
        <w:bookmarkStart w:id="244" w:name="_Toc26442593"/>
        <w:bookmarkStart w:id="245" w:name="_Toc26443775"/>
        <w:bookmarkEnd w:id="240"/>
        <w:bookmarkEnd w:id="241"/>
        <w:bookmarkEnd w:id="242"/>
        <w:bookmarkEnd w:id="243"/>
        <w:bookmarkEnd w:id="244"/>
        <w:bookmarkEnd w:id="245"/>
      </w:del>
    </w:p>
    <w:p w14:paraId="1547E17B" w14:textId="77777777" w:rsidR="009B2F24" w:rsidRPr="00FD222E" w:rsidDel="00FD222E" w:rsidRDefault="009B2F24" w:rsidP="009B2F24">
      <w:pPr>
        <w:pStyle w:val="Heading3"/>
        <w:rPr>
          <w:del w:id="246" w:author="Joey Tatú" w:date="2019-11-27T14:43:00Z"/>
        </w:rPr>
      </w:pPr>
      <w:del w:id="247" w:author="Joey Tatú" w:date="2019-11-27T14:43:00Z">
        <w:r w:rsidRPr="00FD222E" w:rsidDel="00FD222E">
          <w:delText>The User taps on Create Profile. &lt;See A1&gt;</w:delText>
        </w:r>
        <w:bookmarkStart w:id="248" w:name="_Toc25763216"/>
        <w:bookmarkStart w:id="249" w:name="_Toc25767608"/>
        <w:bookmarkStart w:id="250" w:name="_Toc26441548"/>
        <w:bookmarkStart w:id="251" w:name="_Toc26441723"/>
        <w:bookmarkStart w:id="252" w:name="_Toc26442594"/>
        <w:bookmarkStart w:id="253" w:name="_Toc26443776"/>
        <w:bookmarkEnd w:id="248"/>
        <w:bookmarkEnd w:id="249"/>
        <w:bookmarkEnd w:id="250"/>
        <w:bookmarkEnd w:id="251"/>
        <w:bookmarkEnd w:id="252"/>
        <w:bookmarkEnd w:id="253"/>
      </w:del>
    </w:p>
    <w:p w14:paraId="01A1E6A8" w14:textId="77777777" w:rsidR="009B2F24" w:rsidRPr="00FD222E" w:rsidDel="00FD222E" w:rsidRDefault="009B2F24" w:rsidP="009B2F24">
      <w:pPr>
        <w:pStyle w:val="Heading3"/>
        <w:rPr>
          <w:del w:id="254" w:author="Joey Tatú" w:date="2019-11-27T14:43:00Z"/>
        </w:rPr>
      </w:pPr>
      <w:del w:id="255" w:author="Joey Tatú" w:date="2019-11-27T14:43:00Z">
        <w:r w:rsidRPr="00FD222E" w:rsidDel="00FD222E">
          <w:delText>The User uploads a photo.</w:delText>
        </w:r>
        <w:bookmarkStart w:id="256" w:name="_Toc25763217"/>
        <w:bookmarkStart w:id="257" w:name="_Toc25767609"/>
        <w:bookmarkStart w:id="258" w:name="_Toc26441549"/>
        <w:bookmarkStart w:id="259" w:name="_Toc26441724"/>
        <w:bookmarkStart w:id="260" w:name="_Toc26442595"/>
        <w:bookmarkStart w:id="261" w:name="_Toc26443777"/>
        <w:bookmarkEnd w:id="256"/>
        <w:bookmarkEnd w:id="257"/>
        <w:bookmarkEnd w:id="258"/>
        <w:bookmarkEnd w:id="259"/>
        <w:bookmarkEnd w:id="260"/>
        <w:bookmarkEnd w:id="261"/>
      </w:del>
    </w:p>
    <w:p w14:paraId="3B1A6CA2" w14:textId="77777777" w:rsidR="009B2F24" w:rsidRPr="00FD222E" w:rsidDel="00FD222E" w:rsidRDefault="009B2F24" w:rsidP="009B2F24">
      <w:pPr>
        <w:pStyle w:val="Heading3"/>
        <w:rPr>
          <w:del w:id="262" w:author="Joey Tatú" w:date="2019-11-27T14:43:00Z"/>
        </w:rPr>
      </w:pPr>
      <w:del w:id="263" w:author="Joey Tatú" w:date="2019-11-27T14:43:00Z">
        <w:r w:rsidRPr="00FD222E" w:rsidDel="00FD222E">
          <w:delText>The System stores the photo in the Database</w:delText>
        </w:r>
        <w:bookmarkStart w:id="264" w:name="_Toc25763218"/>
        <w:bookmarkStart w:id="265" w:name="_Toc25767610"/>
        <w:bookmarkStart w:id="266" w:name="_Toc26441550"/>
        <w:bookmarkStart w:id="267" w:name="_Toc26441725"/>
        <w:bookmarkStart w:id="268" w:name="_Toc26442596"/>
        <w:bookmarkStart w:id="269" w:name="_Toc26443778"/>
        <w:bookmarkEnd w:id="264"/>
        <w:bookmarkEnd w:id="265"/>
        <w:bookmarkEnd w:id="266"/>
        <w:bookmarkEnd w:id="267"/>
        <w:bookmarkEnd w:id="268"/>
        <w:bookmarkEnd w:id="269"/>
      </w:del>
    </w:p>
    <w:p w14:paraId="7FC66621" w14:textId="77777777" w:rsidR="009B2F24" w:rsidRPr="00FD222E" w:rsidDel="00FD222E" w:rsidRDefault="009B2F24" w:rsidP="009B2F24">
      <w:pPr>
        <w:pStyle w:val="Heading3"/>
        <w:rPr>
          <w:del w:id="270" w:author="Joey Tatú" w:date="2019-11-27T14:43:00Z"/>
        </w:rPr>
      </w:pPr>
      <w:del w:id="271" w:author="Joey Tatú" w:date="2019-11-27T14:43:00Z">
        <w:r w:rsidRPr="00FD222E" w:rsidDel="00FD222E">
          <w:delText>The User edits their details as required</w:delText>
        </w:r>
        <w:bookmarkStart w:id="272" w:name="_Toc25763219"/>
        <w:bookmarkStart w:id="273" w:name="_Toc25767611"/>
        <w:bookmarkStart w:id="274" w:name="_Toc26441551"/>
        <w:bookmarkStart w:id="275" w:name="_Toc26441726"/>
        <w:bookmarkStart w:id="276" w:name="_Toc26442597"/>
        <w:bookmarkStart w:id="277" w:name="_Toc26443779"/>
        <w:bookmarkEnd w:id="272"/>
        <w:bookmarkEnd w:id="273"/>
        <w:bookmarkEnd w:id="274"/>
        <w:bookmarkEnd w:id="275"/>
        <w:bookmarkEnd w:id="276"/>
        <w:bookmarkEnd w:id="277"/>
      </w:del>
    </w:p>
    <w:p w14:paraId="7948FF23" w14:textId="77777777" w:rsidR="009B2F24" w:rsidRPr="00FD222E" w:rsidDel="00FD222E" w:rsidRDefault="009B2F24" w:rsidP="009B2F24">
      <w:pPr>
        <w:pStyle w:val="Heading3"/>
        <w:rPr>
          <w:del w:id="278" w:author="Joey Tatú" w:date="2019-11-27T14:43:00Z"/>
        </w:rPr>
      </w:pPr>
      <w:del w:id="279" w:author="Joey Tatú" w:date="2019-11-27T14:43:00Z">
        <w:r w:rsidRPr="00FD222E" w:rsidDel="00FD222E">
          <w:delText>(Such details include but not limited to their username, date of birth, current city, a small bio, a photo, and so on)</w:delText>
        </w:r>
        <w:bookmarkStart w:id="280" w:name="_Toc25763220"/>
        <w:bookmarkStart w:id="281" w:name="_Toc25767612"/>
        <w:bookmarkStart w:id="282" w:name="_Toc26441552"/>
        <w:bookmarkStart w:id="283" w:name="_Toc26441727"/>
        <w:bookmarkStart w:id="284" w:name="_Toc26442598"/>
        <w:bookmarkStart w:id="285" w:name="_Toc26443780"/>
        <w:bookmarkEnd w:id="280"/>
        <w:bookmarkEnd w:id="281"/>
        <w:bookmarkEnd w:id="282"/>
        <w:bookmarkEnd w:id="283"/>
        <w:bookmarkEnd w:id="284"/>
        <w:bookmarkEnd w:id="285"/>
      </w:del>
    </w:p>
    <w:p w14:paraId="0070EB5D" w14:textId="77777777" w:rsidR="009B2F24" w:rsidRPr="00FD222E" w:rsidDel="00FD222E" w:rsidRDefault="009B2F24" w:rsidP="009B2F24">
      <w:pPr>
        <w:pStyle w:val="Heading3"/>
        <w:rPr>
          <w:del w:id="286" w:author="Joey Tatú" w:date="2019-11-27T14:43:00Z"/>
        </w:rPr>
      </w:pPr>
      <w:del w:id="287" w:author="Joey Tatú" w:date="2019-11-27T14:43:00Z">
        <w:r w:rsidRPr="00FD222E" w:rsidDel="00FD222E">
          <w:delText>The User selects “Continue”.</w:delText>
        </w:r>
        <w:bookmarkStart w:id="288" w:name="_Toc25763221"/>
        <w:bookmarkStart w:id="289" w:name="_Toc25767613"/>
        <w:bookmarkStart w:id="290" w:name="_Toc26441553"/>
        <w:bookmarkStart w:id="291" w:name="_Toc26441728"/>
        <w:bookmarkStart w:id="292" w:name="_Toc26442599"/>
        <w:bookmarkStart w:id="293" w:name="_Toc26443781"/>
        <w:bookmarkEnd w:id="288"/>
        <w:bookmarkEnd w:id="289"/>
        <w:bookmarkEnd w:id="290"/>
        <w:bookmarkEnd w:id="291"/>
        <w:bookmarkEnd w:id="292"/>
        <w:bookmarkEnd w:id="293"/>
      </w:del>
    </w:p>
    <w:p w14:paraId="0701F5D4" w14:textId="77777777" w:rsidR="009B2F24" w:rsidRPr="00FD222E" w:rsidDel="00FD222E" w:rsidRDefault="009B2F24" w:rsidP="009B2F24">
      <w:pPr>
        <w:pStyle w:val="Heading3"/>
        <w:rPr>
          <w:del w:id="294" w:author="Joey Tatú" w:date="2019-11-27T14:43:00Z"/>
        </w:rPr>
      </w:pPr>
      <w:del w:id="295" w:author="Joey Tatú" w:date="2019-11-27T14:43:00Z">
        <w:r w:rsidRPr="00FD222E" w:rsidDel="00FD222E">
          <w:delText xml:space="preserve">The System encrypts this information and put it into the </w:delText>
        </w:r>
      </w:del>
      <w:del w:id="296" w:author="Joey Tatú" w:date="2019-11-27T14:21:00Z">
        <w:r w:rsidRPr="00FD222E" w:rsidDel="0060759B">
          <w:delText>MySQL</w:delText>
        </w:r>
      </w:del>
      <w:del w:id="297" w:author="Joey Tatú" w:date="2019-11-27T14:43:00Z">
        <w:r w:rsidRPr="00FD222E" w:rsidDel="00FD222E">
          <w:delText xml:space="preserve"> database.</w:delText>
        </w:r>
        <w:bookmarkStart w:id="298" w:name="_Toc25763222"/>
        <w:bookmarkStart w:id="299" w:name="_Toc25767614"/>
        <w:bookmarkStart w:id="300" w:name="_Toc26441554"/>
        <w:bookmarkStart w:id="301" w:name="_Toc26441729"/>
        <w:bookmarkStart w:id="302" w:name="_Toc26442600"/>
        <w:bookmarkStart w:id="303" w:name="_Toc26443782"/>
        <w:bookmarkEnd w:id="298"/>
        <w:bookmarkEnd w:id="299"/>
        <w:bookmarkEnd w:id="300"/>
        <w:bookmarkEnd w:id="301"/>
        <w:bookmarkEnd w:id="302"/>
        <w:bookmarkEnd w:id="303"/>
      </w:del>
    </w:p>
    <w:p w14:paraId="71406B7A" w14:textId="77777777" w:rsidR="009B2F24" w:rsidRPr="00FD222E" w:rsidDel="00FD222E" w:rsidRDefault="009B2F24" w:rsidP="009B2F24">
      <w:pPr>
        <w:pStyle w:val="Heading3"/>
        <w:rPr>
          <w:del w:id="304" w:author="Joey Tatú" w:date="2019-11-27T14:43:00Z"/>
        </w:rPr>
      </w:pPr>
      <w:del w:id="305" w:author="Joey Tatú" w:date="2019-11-27T14:43:00Z">
        <w:r w:rsidRPr="00FD222E" w:rsidDel="00FD222E">
          <w:delText>The System shows the User the home page.</w:delText>
        </w:r>
        <w:bookmarkStart w:id="306" w:name="_Toc25763223"/>
        <w:bookmarkStart w:id="307" w:name="_Toc25767615"/>
        <w:bookmarkStart w:id="308" w:name="_Toc26441555"/>
        <w:bookmarkStart w:id="309" w:name="_Toc26441730"/>
        <w:bookmarkStart w:id="310" w:name="_Toc26442601"/>
        <w:bookmarkStart w:id="311" w:name="_Toc26443783"/>
        <w:bookmarkEnd w:id="306"/>
        <w:bookmarkEnd w:id="307"/>
        <w:bookmarkEnd w:id="308"/>
        <w:bookmarkEnd w:id="309"/>
        <w:bookmarkEnd w:id="310"/>
        <w:bookmarkEnd w:id="311"/>
      </w:del>
    </w:p>
    <w:p w14:paraId="4F682C21" w14:textId="77777777" w:rsidR="009B2F24" w:rsidRPr="00FD222E" w:rsidDel="00FD222E" w:rsidRDefault="009B2F24" w:rsidP="009B2F24">
      <w:pPr>
        <w:pStyle w:val="Heading3"/>
        <w:rPr>
          <w:del w:id="312" w:author="Joey Tatú" w:date="2019-11-27T14:43:00Z"/>
        </w:rPr>
      </w:pPr>
      <w:del w:id="313" w:author="Joey Tatú" w:date="2019-11-27T14:43:00Z">
        <w:r w:rsidRPr="00FD222E" w:rsidDel="00FD222E">
          <w:delText>Alternate flow</w:delText>
        </w:r>
        <w:bookmarkStart w:id="314" w:name="_Toc25763224"/>
        <w:bookmarkStart w:id="315" w:name="_Toc25767616"/>
        <w:bookmarkStart w:id="316" w:name="_Toc26441556"/>
        <w:bookmarkStart w:id="317" w:name="_Toc26441731"/>
        <w:bookmarkStart w:id="318" w:name="_Toc26442602"/>
        <w:bookmarkStart w:id="319" w:name="_Toc26443784"/>
        <w:bookmarkEnd w:id="314"/>
        <w:bookmarkEnd w:id="315"/>
        <w:bookmarkEnd w:id="316"/>
        <w:bookmarkEnd w:id="317"/>
        <w:bookmarkEnd w:id="318"/>
        <w:bookmarkEnd w:id="319"/>
      </w:del>
    </w:p>
    <w:p w14:paraId="6A71D982" w14:textId="77777777" w:rsidR="009B2F24" w:rsidRPr="00FD222E" w:rsidDel="00FD222E" w:rsidRDefault="009B2F24" w:rsidP="009B2F24">
      <w:pPr>
        <w:pStyle w:val="Heading3"/>
        <w:rPr>
          <w:del w:id="320" w:author="Joey Tatú" w:date="2019-11-27T14:43:00Z"/>
        </w:rPr>
      </w:pPr>
      <w:del w:id="321" w:author="Joey Tatú" w:date="2019-11-27T14:43:00Z">
        <w:r w:rsidRPr="00FD222E" w:rsidDel="00FD222E">
          <w:delText>A1: Editing profile</w:delText>
        </w:r>
        <w:bookmarkStart w:id="322" w:name="_Toc25763225"/>
        <w:bookmarkStart w:id="323" w:name="_Toc25767617"/>
        <w:bookmarkStart w:id="324" w:name="_Toc26441557"/>
        <w:bookmarkStart w:id="325" w:name="_Toc26441732"/>
        <w:bookmarkStart w:id="326" w:name="_Toc26442603"/>
        <w:bookmarkStart w:id="327" w:name="_Toc26443785"/>
        <w:bookmarkEnd w:id="322"/>
        <w:bookmarkEnd w:id="323"/>
        <w:bookmarkEnd w:id="324"/>
        <w:bookmarkEnd w:id="325"/>
        <w:bookmarkEnd w:id="326"/>
        <w:bookmarkEnd w:id="327"/>
      </w:del>
    </w:p>
    <w:p w14:paraId="2CB2432B" w14:textId="77777777" w:rsidR="009B2F24" w:rsidRPr="00FD222E" w:rsidDel="00FD222E" w:rsidRDefault="009B2F24" w:rsidP="009B2F24">
      <w:pPr>
        <w:pStyle w:val="Heading3"/>
        <w:rPr>
          <w:del w:id="328" w:author="Joey Tatú" w:date="2019-11-27T14:43:00Z"/>
        </w:rPr>
      </w:pPr>
      <w:del w:id="329" w:author="Joey Tatú" w:date="2019-11-27T14:43:00Z">
        <w:r w:rsidRPr="00FD222E" w:rsidDel="00FD222E">
          <w:delText>The User clicks on Edit Profile</w:delText>
        </w:r>
        <w:bookmarkStart w:id="330" w:name="_Toc25763226"/>
        <w:bookmarkStart w:id="331" w:name="_Toc25767618"/>
        <w:bookmarkStart w:id="332" w:name="_Toc26441558"/>
        <w:bookmarkStart w:id="333" w:name="_Toc26441733"/>
        <w:bookmarkStart w:id="334" w:name="_Toc26442604"/>
        <w:bookmarkStart w:id="335" w:name="_Toc26443786"/>
        <w:bookmarkEnd w:id="330"/>
        <w:bookmarkEnd w:id="331"/>
        <w:bookmarkEnd w:id="332"/>
        <w:bookmarkEnd w:id="333"/>
        <w:bookmarkEnd w:id="334"/>
        <w:bookmarkEnd w:id="335"/>
      </w:del>
    </w:p>
    <w:p w14:paraId="4DC79486" w14:textId="77777777" w:rsidR="009B2F24" w:rsidRPr="00FD222E" w:rsidDel="00FD222E" w:rsidRDefault="009B2F24" w:rsidP="009B2F24">
      <w:pPr>
        <w:pStyle w:val="Heading3"/>
        <w:rPr>
          <w:del w:id="336" w:author="Joey Tatú" w:date="2019-11-27T14:43:00Z"/>
        </w:rPr>
      </w:pPr>
      <w:del w:id="337" w:author="Joey Tatú" w:date="2019-11-27T14:43:00Z">
        <w:r w:rsidRPr="00FD222E" w:rsidDel="00FD222E">
          <w:delText>The System loads the User’s profile data into the editable fields.</w:delText>
        </w:r>
        <w:bookmarkStart w:id="338" w:name="_Toc25763227"/>
        <w:bookmarkStart w:id="339" w:name="_Toc25767619"/>
        <w:bookmarkStart w:id="340" w:name="_Toc26441559"/>
        <w:bookmarkStart w:id="341" w:name="_Toc26441734"/>
        <w:bookmarkStart w:id="342" w:name="_Toc26442605"/>
        <w:bookmarkStart w:id="343" w:name="_Toc26443787"/>
        <w:bookmarkEnd w:id="338"/>
        <w:bookmarkEnd w:id="339"/>
        <w:bookmarkEnd w:id="340"/>
        <w:bookmarkEnd w:id="341"/>
        <w:bookmarkEnd w:id="342"/>
        <w:bookmarkEnd w:id="343"/>
      </w:del>
    </w:p>
    <w:p w14:paraId="7C99B297" w14:textId="77777777" w:rsidR="009B2F24" w:rsidRPr="00FD222E" w:rsidDel="00FD222E" w:rsidRDefault="009B2F24" w:rsidP="009B2F24">
      <w:pPr>
        <w:pStyle w:val="Heading3"/>
        <w:rPr>
          <w:del w:id="344" w:author="Joey Tatú" w:date="2019-11-27T14:43:00Z"/>
        </w:rPr>
      </w:pPr>
      <w:del w:id="345" w:author="Joey Tatú" w:date="2019-11-27T14:43:00Z">
        <w:r w:rsidRPr="00FD222E" w:rsidDel="00FD222E">
          <w:delText>The User edits their photo and profile as they desire.</w:delText>
        </w:r>
        <w:bookmarkStart w:id="346" w:name="_Toc25763228"/>
        <w:bookmarkStart w:id="347" w:name="_Toc25767620"/>
        <w:bookmarkStart w:id="348" w:name="_Toc26441560"/>
        <w:bookmarkStart w:id="349" w:name="_Toc26441735"/>
        <w:bookmarkStart w:id="350" w:name="_Toc26442606"/>
        <w:bookmarkStart w:id="351" w:name="_Toc26443788"/>
        <w:bookmarkEnd w:id="346"/>
        <w:bookmarkEnd w:id="347"/>
        <w:bookmarkEnd w:id="348"/>
        <w:bookmarkEnd w:id="349"/>
        <w:bookmarkEnd w:id="350"/>
        <w:bookmarkEnd w:id="351"/>
      </w:del>
    </w:p>
    <w:p w14:paraId="2F6549DC" w14:textId="77777777" w:rsidR="009B2F24" w:rsidRPr="00FD222E" w:rsidDel="00FD222E" w:rsidRDefault="009B2F24" w:rsidP="009B2F24">
      <w:pPr>
        <w:pStyle w:val="Heading3"/>
        <w:rPr>
          <w:del w:id="352" w:author="Joey Tatú" w:date="2019-11-27T14:43:00Z"/>
        </w:rPr>
      </w:pPr>
      <w:del w:id="353" w:author="Joey Tatú" w:date="2019-11-27T14:43:00Z">
        <w:r w:rsidRPr="00FD222E" w:rsidDel="00FD222E">
          <w:delText>&lt;Returns to number 13 in Main Flow&gt;</w:delText>
        </w:r>
        <w:bookmarkStart w:id="354" w:name="_Toc25763229"/>
        <w:bookmarkStart w:id="355" w:name="_Toc25767621"/>
        <w:bookmarkStart w:id="356" w:name="_Toc26441561"/>
        <w:bookmarkStart w:id="357" w:name="_Toc26441736"/>
        <w:bookmarkStart w:id="358" w:name="_Toc26442607"/>
        <w:bookmarkStart w:id="359" w:name="_Toc26443789"/>
        <w:bookmarkEnd w:id="354"/>
        <w:bookmarkEnd w:id="355"/>
        <w:bookmarkEnd w:id="356"/>
        <w:bookmarkEnd w:id="357"/>
        <w:bookmarkEnd w:id="358"/>
        <w:bookmarkEnd w:id="359"/>
      </w:del>
    </w:p>
    <w:p w14:paraId="5BCF5244" w14:textId="77777777" w:rsidR="009B2F24" w:rsidRPr="00FD222E" w:rsidDel="00FD222E" w:rsidRDefault="009B2F24" w:rsidP="009B2F24">
      <w:pPr>
        <w:pStyle w:val="Heading3"/>
        <w:rPr>
          <w:del w:id="360" w:author="Joey Tatú" w:date="2019-11-27T14:43:00Z"/>
        </w:rPr>
      </w:pPr>
      <w:bookmarkStart w:id="361" w:name="_Toc25763230"/>
      <w:bookmarkStart w:id="362" w:name="_Toc25767622"/>
      <w:bookmarkStart w:id="363" w:name="_Toc26441562"/>
      <w:bookmarkStart w:id="364" w:name="_Toc26441737"/>
      <w:bookmarkStart w:id="365" w:name="_Toc26442608"/>
      <w:bookmarkStart w:id="366" w:name="_Toc26443790"/>
      <w:bookmarkEnd w:id="361"/>
      <w:bookmarkEnd w:id="362"/>
      <w:bookmarkEnd w:id="363"/>
      <w:bookmarkEnd w:id="364"/>
      <w:bookmarkEnd w:id="365"/>
      <w:bookmarkEnd w:id="366"/>
    </w:p>
    <w:p w14:paraId="3B93D046" w14:textId="77777777" w:rsidR="009B2F24" w:rsidRPr="00FD222E" w:rsidDel="00FD222E" w:rsidRDefault="009B2F24" w:rsidP="009B2F24">
      <w:pPr>
        <w:pStyle w:val="Heading3"/>
        <w:rPr>
          <w:del w:id="367" w:author="Joey Tatú" w:date="2019-11-27T14:43:00Z"/>
        </w:rPr>
      </w:pPr>
      <w:del w:id="368" w:author="Joey Tatú" w:date="2019-11-27T14:43:00Z">
        <w:r w:rsidRPr="00FD222E" w:rsidDel="00FD222E">
          <w:delText>A2: User uses Facebook to login - Successful</w:delText>
        </w:r>
        <w:bookmarkStart w:id="369" w:name="_Toc25763231"/>
        <w:bookmarkStart w:id="370" w:name="_Toc25767623"/>
        <w:bookmarkStart w:id="371" w:name="_Toc26441563"/>
        <w:bookmarkStart w:id="372" w:name="_Toc26441738"/>
        <w:bookmarkStart w:id="373" w:name="_Toc26442609"/>
        <w:bookmarkStart w:id="374" w:name="_Toc26443791"/>
        <w:bookmarkEnd w:id="369"/>
        <w:bookmarkEnd w:id="370"/>
        <w:bookmarkEnd w:id="371"/>
        <w:bookmarkEnd w:id="372"/>
        <w:bookmarkEnd w:id="373"/>
        <w:bookmarkEnd w:id="374"/>
      </w:del>
    </w:p>
    <w:p w14:paraId="30A9D18A" w14:textId="77777777" w:rsidR="009B2F24" w:rsidRPr="00FD222E" w:rsidDel="00FD222E" w:rsidRDefault="009B2F24" w:rsidP="009B2F24">
      <w:pPr>
        <w:pStyle w:val="Heading3"/>
        <w:rPr>
          <w:del w:id="375" w:author="Joey Tatú" w:date="2019-11-27T14:43:00Z"/>
        </w:rPr>
      </w:pPr>
      <w:del w:id="376" w:author="Joey Tatú" w:date="2019-11-27T14:43:00Z">
        <w:r w:rsidRPr="00FD222E" w:rsidDel="00FD222E">
          <w:delText>The User clicks on “Facebook Login”</w:delText>
        </w:r>
        <w:bookmarkStart w:id="377" w:name="_Toc25763232"/>
        <w:bookmarkStart w:id="378" w:name="_Toc25767624"/>
        <w:bookmarkStart w:id="379" w:name="_Toc26441564"/>
        <w:bookmarkStart w:id="380" w:name="_Toc26441739"/>
        <w:bookmarkStart w:id="381" w:name="_Toc26442610"/>
        <w:bookmarkStart w:id="382" w:name="_Toc26443792"/>
        <w:bookmarkEnd w:id="377"/>
        <w:bookmarkEnd w:id="378"/>
        <w:bookmarkEnd w:id="379"/>
        <w:bookmarkEnd w:id="380"/>
        <w:bookmarkEnd w:id="381"/>
        <w:bookmarkEnd w:id="382"/>
      </w:del>
    </w:p>
    <w:p w14:paraId="7DD8793D" w14:textId="77777777" w:rsidR="009B2F24" w:rsidRPr="00FD222E" w:rsidDel="00FD222E" w:rsidRDefault="009B2F24" w:rsidP="009B2F24">
      <w:pPr>
        <w:pStyle w:val="Heading3"/>
        <w:rPr>
          <w:del w:id="383" w:author="Joey Tatú" w:date="2019-11-27T14:43:00Z"/>
        </w:rPr>
      </w:pPr>
      <w:del w:id="384" w:author="Joey Tatú" w:date="2019-11-27T14:43:00Z">
        <w:r w:rsidRPr="00FD222E" w:rsidDel="00FD222E">
          <w:delText xml:space="preserve">The User is taken to a Facebook Login Page </w:delText>
        </w:r>
        <w:bookmarkStart w:id="385" w:name="_Toc25763233"/>
        <w:bookmarkStart w:id="386" w:name="_Toc25767625"/>
        <w:bookmarkStart w:id="387" w:name="_Toc26441565"/>
        <w:bookmarkStart w:id="388" w:name="_Toc26441740"/>
        <w:bookmarkStart w:id="389" w:name="_Toc26442611"/>
        <w:bookmarkStart w:id="390" w:name="_Toc26443793"/>
        <w:bookmarkEnd w:id="385"/>
        <w:bookmarkEnd w:id="386"/>
        <w:bookmarkEnd w:id="387"/>
        <w:bookmarkEnd w:id="388"/>
        <w:bookmarkEnd w:id="389"/>
        <w:bookmarkEnd w:id="390"/>
      </w:del>
    </w:p>
    <w:p w14:paraId="74B01EC1" w14:textId="77777777" w:rsidR="009B2F24" w:rsidRPr="00FD222E" w:rsidDel="00FD222E" w:rsidRDefault="009B2F24" w:rsidP="009B2F24">
      <w:pPr>
        <w:pStyle w:val="Heading3"/>
        <w:rPr>
          <w:del w:id="391" w:author="Joey Tatú" w:date="2019-11-27T14:43:00Z"/>
        </w:rPr>
      </w:pPr>
      <w:del w:id="392" w:author="Joey Tatú" w:date="2019-11-27T14:43:00Z">
        <w:r w:rsidRPr="00FD222E" w:rsidDel="00FD222E">
          <w:delText>The System waits (for a response from Facebook API)</w:delText>
        </w:r>
        <w:bookmarkStart w:id="393" w:name="_Toc25763234"/>
        <w:bookmarkStart w:id="394" w:name="_Toc25767626"/>
        <w:bookmarkStart w:id="395" w:name="_Toc26441566"/>
        <w:bookmarkStart w:id="396" w:name="_Toc26441741"/>
        <w:bookmarkStart w:id="397" w:name="_Toc26442612"/>
        <w:bookmarkStart w:id="398" w:name="_Toc26443794"/>
        <w:bookmarkEnd w:id="393"/>
        <w:bookmarkEnd w:id="394"/>
        <w:bookmarkEnd w:id="395"/>
        <w:bookmarkEnd w:id="396"/>
        <w:bookmarkEnd w:id="397"/>
        <w:bookmarkEnd w:id="398"/>
      </w:del>
    </w:p>
    <w:p w14:paraId="2398CD39" w14:textId="77777777" w:rsidR="009B2F24" w:rsidRPr="00FD222E" w:rsidDel="00FD222E" w:rsidRDefault="009B2F24" w:rsidP="009B2F24">
      <w:pPr>
        <w:pStyle w:val="Heading3"/>
        <w:rPr>
          <w:del w:id="399" w:author="Joey Tatú" w:date="2019-11-27T14:43:00Z"/>
        </w:rPr>
      </w:pPr>
      <w:del w:id="400" w:author="Joey Tatú" w:date="2019-11-27T14:43:00Z">
        <w:r w:rsidRPr="00FD222E" w:rsidDel="00FD222E">
          <w:delText>The System receives a response from Facebook</w:delText>
        </w:r>
        <w:bookmarkStart w:id="401" w:name="_Toc25763235"/>
        <w:bookmarkStart w:id="402" w:name="_Toc25767627"/>
        <w:bookmarkStart w:id="403" w:name="_Toc26441567"/>
        <w:bookmarkStart w:id="404" w:name="_Toc26441742"/>
        <w:bookmarkStart w:id="405" w:name="_Toc26442613"/>
        <w:bookmarkStart w:id="406" w:name="_Toc26443795"/>
        <w:bookmarkEnd w:id="401"/>
        <w:bookmarkEnd w:id="402"/>
        <w:bookmarkEnd w:id="403"/>
        <w:bookmarkEnd w:id="404"/>
        <w:bookmarkEnd w:id="405"/>
        <w:bookmarkEnd w:id="406"/>
      </w:del>
    </w:p>
    <w:p w14:paraId="3805C7F8" w14:textId="77777777" w:rsidR="009B2F24" w:rsidRPr="00FD222E" w:rsidDel="00FD222E" w:rsidRDefault="009B2F24" w:rsidP="009B2F24">
      <w:pPr>
        <w:pStyle w:val="Heading3"/>
        <w:rPr>
          <w:del w:id="407" w:author="Joey Tatú" w:date="2019-11-27T14:43:00Z"/>
        </w:rPr>
      </w:pPr>
      <w:del w:id="408" w:author="Joey Tatú" w:date="2019-11-27T14:43:00Z">
        <w:r w:rsidRPr="00FD222E" w:rsidDel="00FD222E">
          <w:delText>The System logs the user into the System &lt;See A2&gt;</w:delText>
        </w:r>
        <w:bookmarkStart w:id="409" w:name="_Toc25763236"/>
        <w:bookmarkStart w:id="410" w:name="_Toc25767628"/>
        <w:bookmarkStart w:id="411" w:name="_Toc26441568"/>
        <w:bookmarkStart w:id="412" w:name="_Toc26441743"/>
        <w:bookmarkStart w:id="413" w:name="_Toc26442614"/>
        <w:bookmarkStart w:id="414" w:name="_Toc26443796"/>
        <w:bookmarkEnd w:id="409"/>
        <w:bookmarkEnd w:id="410"/>
        <w:bookmarkEnd w:id="411"/>
        <w:bookmarkEnd w:id="412"/>
        <w:bookmarkEnd w:id="413"/>
        <w:bookmarkEnd w:id="414"/>
      </w:del>
    </w:p>
    <w:p w14:paraId="50D53AC7" w14:textId="77777777" w:rsidR="009B2F24" w:rsidRPr="00FD222E" w:rsidDel="00FD222E" w:rsidRDefault="009B2F24" w:rsidP="009B2F24">
      <w:pPr>
        <w:pStyle w:val="Heading3"/>
        <w:rPr>
          <w:del w:id="415" w:author="Joey Tatú" w:date="2019-11-27T14:43:00Z"/>
        </w:rPr>
      </w:pPr>
      <w:del w:id="416" w:author="Joey Tatú" w:date="2019-11-27T14:43:00Z">
        <w:r w:rsidRPr="00FD222E" w:rsidDel="00FD222E">
          <w:delText>&lt;Returns to number 6 in Main Flow&gt;</w:delText>
        </w:r>
        <w:bookmarkStart w:id="417" w:name="_Toc25763237"/>
        <w:bookmarkStart w:id="418" w:name="_Toc25767629"/>
        <w:bookmarkStart w:id="419" w:name="_Toc26441569"/>
        <w:bookmarkStart w:id="420" w:name="_Toc26441744"/>
        <w:bookmarkStart w:id="421" w:name="_Toc26442615"/>
        <w:bookmarkStart w:id="422" w:name="_Toc26443797"/>
        <w:bookmarkEnd w:id="417"/>
        <w:bookmarkEnd w:id="418"/>
        <w:bookmarkEnd w:id="419"/>
        <w:bookmarkEnd w:id="420"/>
        <w:bookmarkEnd w:id="421"/>
        <w:bookmarkEnd w:id="422"/>
      </w:del>
    </w:p>
    <w:p w14:paraId="1F3CBB49" w14:textId="77777777" w:rsidR="009B2F24" w:rsidRPr="00FD222E" w:rsidDel="00FD222E" w:rsidRDefault="009B2F24" w:rsidP="009B2F24">
      <w:pPr>
        <w:pStyle w:val="Heading3"/>
        <w:rPr>
          <w:del w:id="423" w:author="Joey Tatú" w:date="2019-11-27T14:43:00Z"/>
        </w:rPr>
      </w:pPr>
      <w:bookmarkStart w:id="424" w:name="_Toc25763238"/>
      <w:bookmarkStart w:id="425" w:name="_Toc25767630"/>
      <w:bookmarkStart w:id="426" w:name="_Toc26441570"/>
      <w:bookmarkStart w:id="427" w:name="_Toc26441745"/>
      <w:bookmarkStart w:id="428" w:name="_Toc26442616"/>
      <w:bookmarkStart w:id="429" w:name="_Toc26443798"/>
      <w:bookmarkEnd w:id="424"/>
      <w:bookmarkEnd w:id="425"/>
      <w:bookmarkEnd w:id="426"/>
      <w:bookmarkEnd w:id="427"/>
      <w:bookmarkEnd w:id="428"/>
      <w:bookmarkEnd w:id="429"/>
    </w:p>
    <w:p w14:paraId="77E9B4EF" w14:textId="77777777" w:rsidR="009B2F24" w:rsidRPr="00FD222E" w:rsidDel="00FD222E" w:rsidRDefault="009B2F24" w:rsidP="009B2F24">
      <w:pPr>
        <w:pStyle w:val="Heading3"/>
        <w:rPr>
          <w:del w:id="430" w:author="Joey Tatú" w:date="2019-11-27T14:43:00Z"/>
        </w:rPr>
      </w:pPr>
      <w:del w:id="431" w:author="Joey Tatú" w:date="2019-11-27T14:43:00Z">
        <w:r w:rsidRPr="00FD222E" w:rsidDel="00FD222E">
          <w:delText>A3: User uses Facebook to login - Failed</w:delText>
        </w:r>
        <w:bookmarkStart w:id="432" w:name="_Toc25763239"/>
        <w:bookmarkStart w:id="433" w:name="_Toc25767631"/>
        <w:bookmarkStart w:id="434" w:name="_Toc26441571"/>
        <w:bookmarkStart w:id="435" w:name="_Toc26441746"/>
        <w:bookmarkStart w:id="436" w:name="_Toc26442617"/>
        <w:bookmarkStart w:id="437" w:name="_Toc26443799"/>
        <w:bookmarkEnd w:id="432"/>
        <w:bookmarkEnd w:id="433"/>
        <w:bookmarkEnd w:id="434"/>
        <w:bookmarkEnd w:id="435"/>
        <w:bookmarkEnd w:id="436"/>
        <w:bookmarkEnd w:id="437"/>
      </w:del>
    </w:p>
    <w:p w14:paraId="5BCF37B9" w14:textId="77777777" w:rsidR="009B2F24" w:rsidRPr="00FD222E" w:rsidDel="00FD222E" w:rsidRDefault="009B2F24" w:rsidP="009B2F24">
      <w:pPr>
        <w:pStyle w:val="Heading3"/>
        <w:rPr>
          <w:del w:id="438" w:author="Joey Tatú" w:date="2019-11-27T14:43:00Z"/>
        </w:rPr>
      </w:pPr>
      <w:del w:id="439" w:author="Joey Tatú" w:date="2019-11-27T14:43:00Z">
        <w:r w:rsidRPr="00FD222E" w:rsidDel="00FD222E">
          <w:delText>The System cannot log the User into the System</w:delText>
        </w:r>
        <w:bookmarkStart w:id="440" w:name="_Toc25763240"/>
        <w:bookmarkStart w:id="441" w:name="_Toc25767632"/>
        <w:bookmarkStart w:id="442" w:name="_Toc26441572"/>
        <w:bookmarkStart w:id="443" w:name="_Toc26441747"/>
        <w:bookmarkStart w:id="444" w:name="_Toc26442618"/>
        <w:bookmarkStart w:id="445" w:name="_Toc26443800"/>
        <w:bookmarkEnd w:id="440"/>
        <w:bookmarkEnd w:id="441"/>
        <w:bookmarkEnd w:id="442"/>
        <w:bookmarkEnd w:id="443"/>
        <w:bookmarkEnd w:id="444"/>
        <w:bookmarkEnd w:id="445"/>
      </w:del>
    </w:p>
    <w:p w14:paraId="37999AA3" w14:textId="77777777" w:rsidR="009B2F24" w:rsidRPr="00FD222E" w:rsidDel="00FD222E" w:rsidRDefault="009B2F24" w:rsidP="009B2F24">
      <w:pPr>
        <w:pStyle w:val="Heading3"/>
        <w:rPr>
          <w:del w:id="446" w:author="Joey Tatú" w:date="2019-11-27T14:43:00Z"/>
        </w:rPr>
      </w:pPr>
      <w:del w:id="447" w:author="Joey Tatú" w:date="2019-11-27T14:43:00Z">
        <w:r w:rsidRPr="00FD222E" w:rsidDel="00FD222E">
          <w:delText>&lt;Returns to number 1 in Main Flow&gt;</w:delText>
        </w:r>
        <w:bookmarkStart w:id="448" w:name="_Toc25763241"/>
        <w:bookmarkStart w:id="449" w:name="_Toc25767633"/>
        <w:bookmarkStart w:id="450" w:name="_Toc26441573"/>
        <w:bookmarkStart w:id="451" w:name="_Toc26441748"/>
        <w:bookmarkStart w:id="452" w:name="_Toc26442619"/>
        <w:bookmarkStart w:id="453" w:name="_Toc26443801"/>
        <w:bookmarkEnd w:id="448"/>
        <w:bookmarkEnd w:id="449"/>
        <w:bookmarkEnd w:id="450"/>
        <w:bookmarkEnd w:id="451"/>
        <w:bookmarkEnd w:id="452"/>
        <w:bookmarkEnd w:id="453"/>
      </w:del>
    </w:p>
    <w:p w14:paraId="1ACE1E4F" w14:textId="77777777" w:rsidR="009B2F24" w:rsidRPr="00FD222E" w:rsidDel="00FD222E" w:rsidRDefault="009B2F24" w:rsidP="009B2F24">
      <w:pPr>
        <w:pStyle w:val="Heading3"/>
        <w:rPr>
          <w:del w:id="454" w:author="Joey Tatú" w:date="2019-11-27T14:43:00Z"/>
        </w:rPr>
      </w:pPr>
      <w:bookmarkStart w:id="455" w:name="_Toc25763242"/>
      <w:bookmarkStart w:id="456" w:name="_Toc25767634"/>
      <w:bookmarkStart w:id="457" w:name="_Toc26441574"/>
      <w:bookmarkStart w:id="458" w:name="_Toc26441749"/>
      <w:bookmarkStart w:id="459" w:name="_Toc26442620"/>
      <w:bookmarkStart w:id="460" w:name="_Toc26443802"/>
      <w:bookmarkEnd w:id="455"/>
      <w:bookmarkEnd w:id="456"/>
      <w:bookmarkEnd w:id="457"/>
      <w:bookmarkEnd w:id="458"/>
      <w:bookmarkEnd w:id="459"/>
      <w:bookmarkEnd w:id="460"/>
    </w:p>
    <w:p w14:paraId="706D6DED" w14:textId="77777777" w:rsidR="009B2F24" w:rsidRPr="00FD222E" w:rsidDel="00FD222E" w:rsidRDefault="009B2F24" w:rsidP="009B2F24">
      <w:pPr>
        <w:pStyle w:val="Heading3"/>
        <w:rPr>
          <w:del w:id="461" w:author="Joey Tatú" w:date="2019-11-27T14:43:00Z"/>
        </w:rPr>
      </w:pPr>
      <w:bookmarkStart w:id="462" w:name="_Toc25763243"/>
      <w:bookmarkStart w:id="463" w:name="_Toc25767635"/>
      <w:bookmarkStart w:id="464" w:name="_Toc26441575"/>
      <w:bookmarkStart w:id="465" w:name="_Toc26441750"/>
      <w:bookmarkStart w:id="466" w:name="_Toc26442621"/>
      <w:bookmarkStart w:id="467" w:name="_Toc26443803"/>
      <w:bookmarkEnd w:id="462"/>
      <w:bookmarkEnd w:id="463"/>
      <w:bookmarkEnd w:id="464"/>
      <w:bookmarkEnd w:id="465"/>
      <w:bookmarkEnd w:id="466"/>
      <w:bookmarkEnd w:id="467"/>
    </w:p>
    <w:p w14:paraId="311F03E7" w14:textId="77777777" w:rsidR="009B2F24" w:rsidRPr="00FD222E" w:rsidDel="00FD222E" w:rsidRDefault="009B2F24" w:rsidP="009B2F24">
      <w:pPr>
        <w:pStyle w:val="Heading3"/>
        <w:rPr>
          <w:del w:id="468" w:author="Joey Tatú" w:date="2019-11-27T14:43:00Z"/>
        </w:rPr>
      </w:pPr>
      <w:bookmarkStart w:id="469" w:name="_Toc25763244"/>
      <w:bookmarkStart w:id="470" w:name="_Toc25767636"/>
      <w:bookmarkStart w:id="471" w:name="_Toc26441576"/>
      <w:bookmarkStart w:id="472" w:name="_Toc26441751"/>
      <w:bookmarkStart w:id="473" w:name="_Toc26442622"/>
      <w:bookmarkStart w:id="474" w:name="_Toc26443804"/>
      <w:bookmarkEnd w:id="469"/>
      <w:bookmarkEnd w:id="470"/>
      <w:bookmarkEnd w:id="471"/>
      <w:bookmarkEnd w:id="472"/>
      <w:bookmarkEnd w:id="473"/>
      <w:bookmarkEnd w:id="474"/>
    </w:p>
    <w:p w14:paraId="0DE5707D" w14:textId="77777777" w:rsidR="009B2F24" w:rsidRPr="00FD222E" w:rsidDel="00FD222E" w:rsidRDefault="009B2F24" w:rsidP="009B2F24">
      <w:pPr>
        <w:pStyle w:val="Heading3"/>
        <w:rPr>
          <w:del w:id="475" w:author="Joey Tatú" w:date="2019-11-27T14:43:00Z"/>
        </w:rPr>
      </w:pPr>
      <w:del w:id="476" w:author="Joey Tatú" w:date="2019-11-27T14:43:00Z">
        <w:r w:rsidRPr="00FD222E" w:rsidDel="00FD222E">
          <w:delText>Exceptional flow</w:delText>
        </w:r>
        <w:bookmarkStart w:id="477" w:name="_Toc25763245"/>
        <w:bookmarkStart w:id="478" w:name="_Toc25767637"/>
        <w:bookmarkStart w:id="479" w:name="_Toc26441577"/>
        <w:bookmarkStart w:id="480" w:name="_Toc26441752"/>
        <w:bookmarkStart w:id="481" w:name="_Toc26442623"/>
        <w:bookmarkStart w:id="482" w:name="_Toc26443805"/>
        <w:bookmarkEnd w:id="477"/>
        <w:bookmarkEnd w:id="478"/>
        <w:bookmarkEnd w:id="479"/>
        <w:bookmarkEnd w:id="480"/>
        <w:bookmarkEnd w:id="481"/>
        <w:bookmarkEnd w:id="482"/>
      </w:del>
    </w:p>
    <w:p w14:paraId="36192E66" w14:textId="77777777" w:rsidR="009B2F24" w:rsidRPr="00FD222E" w:rsidDel="00FD222E" w:rsidRDefault="009B2F24" w:rsidP="009B2F24">
      <w:pPr>
        <w:pStyle w:val="Heading3"/>
        <w:rPr>
          <w:del w:id="483" w:author="Joey Tatú" w:date="2019-11-27T14:43:00Z"/>
        </w:rPr>
      </w:pPr>
      <w:del w:id="484" w:author="Joey Tatú" w:date="2019-11-27T14:43:00Z">
        <w:r w:rsidRPr="00FD222E" w:rsidDel="00FD222E">
          <w:delText xml:space="preserve">E1: System cannot connect to </w:delText>
        </w:r>
      </w:del>
      <w:del w:id="485" w:author="Joey Tatú" w:date="2019-11-27T14:21:00Z">
        <w:r w:rsidRPr="00FD222E" w:rsidDel="0060759B">
          <w:delText>MySQL</w:delText>
        </w:r>
      </w:del>
      <w:bookmarkStart w:id="486" w:name="_Toc25763246"/>
      <w:bookmarkStart w:id="487" w:name="_Toc25767638"/>
      <w:bookmarkStart w:id="488" w:name="_Toc26441578"/>
      <w:bookmarkStart w:id="489" w:name="_Toc26441753"/>
      <w:bookmarkStart w:id="490" w:name="_Toc26442624"/>
      <w:bookmarkStart w:id="491" w:name="_Toc26443806"/>
      <w:bookmarkEnd w:id="486"/>
      <w:bookmarkEnd w:id="487"/>
      <w:bookmarkEnd w:id="488"/>
      <w:bookmarkEnd w:id="489"/>
      <w:bookmarkEnd w:id="490"/>
      <w:bookmarkEnd w:id="491"/>
    </w:p>
    <w:p w14:paraId="7F15C15D" w14:textId="77777777" w:rsidR="009B2F24" w:rsidRPr="00FD222E" w:rsidDel="00FD222E" w:rsidRDefault="009B2F24" w:rsidP="009B2F24">
      <w:pPr>
        <w:pStyle w:val="Heading3"/>
        <w:rPr>
          <w:del w:id="492" w:author="Joey Tatú" w:date="2019-11-27T14:43:00Z"/>
        </w:rPr>
      </w:pPr>
      <w:del w:id="493" w:author="Joey Tatú" w:date="2019-11-27T14:43:00Z">
        <w:r w:rsidRPr="00FD222E" w:rsidDel="00FD222E">
          <w:delText xml:space="preserve">The System cannot connect </w:delText>
        </w:r>
      </w:del>
      <w:del w:id="494" w:author="Joey Tatú" w:date="2019-11-27T14:21:00Z">
        <w:r w:rsidRPr="00FD222E" w:rsidDel="0060759B">
          <w:delText>MySQL</w:delText>
        </w:r>
      </w:del>
      <w:del w:id="495" w:author="Joey Tatú" w:date="2019-11-27T14:43:00Z">
        <w:r w:rsidRPr="00FD222E" w:rsidDel="00FD222E">
          <w:delText xml:space="preserve"> Database</w:delText>
        </w:r>
        <w:bookmarkStart w:id="496" w:name="_Toc25763247"/>
        <w:bookmarkStart w:id="497" w:name="_Toc25767639"/>
        <w:bookmarkStart w:id="498" w:name="_Toc26441579"/>
        <w:bookmarkStart w:id="499" w:name="_Toc26441754"/>
        <w:bookmarkStart w:id="500" w:name="_Toc26442625"/>
        <w:bookmarkStart w:id="501" w:name="_Toc26443807"/>
        <w:bookmarkEnd w:id="496"/>
        <w:bookmarkEnd w:id="497"/>
        <w:bookmarkEnd w:id="498"/>
        <w:bookmarkEnd w:id="499"/>
        <w:bookmarkEnd w:id="500"/>
        <w:bookmarkEnd w:id="501"/>
      </w:del>
    </w:p>
    <w:p w14:paraId="00A8037A" w14:textId="77777777" w:rsidR="009B2F24" w:rsidRPr="00FD222E" w:rsidDel="00FD222E" w:rsidRDefault="009B2F24" w:rsidP="009B2F24">
      <w:pPr>
        <w:pStyle w:val="Heading3"/>
        <w:rPr>
          <w:del w:id="502" w:author="Joey Tatú" w:date="2019-11-27T14:43:00Z"/>
        </w:rPr>
      </w:pPr>
      <w:del w:id="503" w:author="Joey Tatú" w:date="2019-11-27T14:43:00Z">
        <w:r w:rsidRPr="00FD222E" w:rsidDel="00FD222E">
          <w:delText>The System displays a message to the user sating that technical difficulties are occurring.</w:delText>
        </w:r>
        <w:bookmarkStart w:id="504" w:name="_Toc25763248"/>
        <w:bookmarkStart w:id="505" w:name="_Toc25767640"/>
        <w:bookmarkStart w:id="506" w:name="_Toc26441580"/>
        <w:bookmarkStart w:id="507" w:name="_Toc26441755"/>
        <w:bookmarkStart w:id="508" w:name="_Toc26442626"/>
        <w:bookmarkStart w:id="509" w:name="_Toc26443808"/>
        <w:bookmarkEnd w:id="504"/>
        <w:bookmarkEnd w:id="505"/>
        <w:bookmarkEnd w:id="506"/>
        <w:bookmarkEnd w:id="507"/>
        <w:bookmarkEnd w:id="508"/>
        <w:bookmarkEnd w:id="509"/>
      </w:del>
    </w:p>
    <w:p w14:paraId="489A0802" w14:textId="77777777" w:rsidR="009B2F24" w:rsidRPr="00FD222E" w:rsidDel="00FD222E" w:rsidRDefault="009B2F24" w:rsidP="009B2F24">
      <w:pPr>
        <w:pStyle w:val="Heading3"/>
        <w:rPr>
          <w:del w:id="510" w:author="Joey Tatú" w:date="2019-11-27T14:43:00Z"/>
        </w:rPr>
      </w:pPr>
      <w:del w:id="511" w:author="Joey Tatú" w:date="2019-11-27T14:43:00Z">
        <w:r w:rsidRPr="00FD222E" w:rsidDel="00FD222E">
          <w:delText>The System stores what happened into an error log.</w:delText>
        </w:r>
        <w:bookmarkStart w:id="512" w:name="_Toc25763249"/>
        <w:bookmarkStart w:id="513" w:name="_Toc25767641"/>
        <w:bookmarkStart w:id="514" w:name="_Toc26441581"/>
        <w:bookmarkStart w:id="515" w:name="_Toc26441756"/>
        <w:bookmarkStart w:id="516" w:name="_Toc26442627"/>
        <w:bookmarkStart w:id="517" w:name="_Toc26443809"/>
        <w:bookmarkEnd w:id="512"/>
        <w:bookmarkEnd w:id="513"/>
        <w:bookmarkEnd w:id="514"/>
        <w:bookmarkEnd w:id="515"/>
        <w:bookmarkEnd w:id="516"/>
        <w:bookmarkEnd w:id="517"/>
      </w:del>
    </w:p>
    <w:p w14:paraId="58320067" w14:textId="77777777" w:rsidR="009B2F24" w:rsidRPr="00FD222E" w:rsidDel="00FD222E" w:rsidRDefault="009B2F24" w:rsidP="009B2F24">
      <w:pPr>
        <w:pStyle w:val="Heading3"/>
        <w:rPr>
          <w:del w:id="518" w:author="Joey Tatú" w:date="2019-11-27T14:43:00Z"/>
        </w:rPr>
      </w:pPr>
      <w:del w:id="519" w:author="Joey Tatú" w:date="2019-11-27T14:43:00Z">
        <w:r w:rsidRPr="00FD222E" w:rsidDel="00FD222E">
          <w:delText>&lt;Returns to number 1 in Main Flow&gt;</w:delText>
        </w:r>
        <w:bookmarkStart w:id="520" w:name="_Toc25763250"/>
        <w:bookmarkStart w:id="521" w:name="_Toc25767642"/>
        <w:bookmarkStart w:id="522" w:name="_Toc26441582"/>
        <w:bookmarkStart w:id="523" w:name="_Toc26441757"/>
        <w:bookmarkStart w:id="524" w:name="_Toc26442628"/>
        <w:bookmarkStart w:id="525" w:name="_Toc26443810"/>
        <w:bookmarkEnd w:id="520"/>
        <w:bookmarkEnd w:id="521"/>
        <w:bookmarkEnd w:id="522"/>
        <w:bookmarkEnd w:id="523"/>
        <w:bookmarkEnd w:id="524"/>
        <w:bookmarkEnd w:id="525"/>
      </w:del>
    </w:p>
    <w:p w14:paraId="11466642" w14:textId="77777777" w:rsidR="009B2F24" w:rsidRPr="00FD222E" w:rsidDel="00FD222E" w:rsidRDefault="009B2F24" w:rsidP="009B2F24">
      <w:pPr>
        <w:pStyle w:val="Heading3"/>
        <w:rPr>
          <w:del w:id="526" w:author="Joey Tatú" w:date="2019-11-27T14:43:00Z"/>
        </w:rPr>
      </w:pPr>
      <w:bookmarkStart w:id="527" w:name="_Toc25763251"/>
      <w:bookmarkStart w:id="528" w:name="_Toc25767643"/>
      <w:bookmarkStart w:id="529" w:name="_Toc26441583"/>
      <w:bookmarkStart w:id="530" w:name="_Toc26441758"/>
      <w:bookmarkStart w:id="531" w:name="_Toc26442629"/>
      <w:bookmarkStart w:id="532" w:name="_Toc26443811"/>
      <w:bookmarkEnd w:id="527"/>
      <w:bookmarkEnd w:id="528"/>
      <w:bookmarkEnd w:id="529"/>
      <w:bookmarkEnd w:id="530"/>
      <w:bookmarkEnd w:id="531"/>
      <w:bookmarkEnd w:id="532"/>
    </w:p>
    <w:p w14:paraId="54CDA899" w14:textId="77777777" w:rsidR="009B2F24" w:rsidRPr="00FD222E" w:rsidDel="00FD222E" w:rsidRDefault="009B2F24" w:rsidP="009B2F24">
      <w:pPr>
        <w:pStyle w:val="Heading3"/>
        <w:rPr>
          <w:del w:id="533" w:author="Joey Tatú" w:date="2019-11-27T14:43:00Z"/>
        </w:rPr>
      </w:pPr>
      <w:del w:id="534" w:author="Joey Tatú" w:date="2019-11-27T14:43:00Z">
        <w:r w:rsidRPr="00FD222E" w:rsidDel="00FD222E">
          <w:delText>E2: Password not valid - Login</w:delText>
        </w:r>
        <w:bookmarkStart w:id="535" w:name="_Toc25763252"/>
        <w:bookmarkStart w:id="536" w:name="_Toc25767644"/>
        <w:bookmarkStart w:id="537" w:name="_Toc26441584"/>
        <w:bookmarkStart w:id="538" w:name="_Toc26441759"/>
        <w:bookmarkStart w:id="539" w:name="_Toc26442630"/>
        <w:bookmarkStart w:id="540" w:name="_Toc26443812"/>
        <w:bookmarkEnd w:id="535"/>
        <w:bookmarkEnd w:id="536"/>
        <w:bookmarkEnd w:id="537"/>
        <w:bookmarkEnd w:id="538"/>
        <w:bookmarkEnd w:id="539"/>
        <w:bookmarkEnd w:id="540"/>
      </w:del>
    </w:p>
    <w:p w14:paraId="70C9DF61" w14:textId="77777777" w:rsidR="009B2F24" w:rsidRPr="00FD222E" w:rsidDel="00FD222E" w:rsidRDefault="009B2F24" w:rsidP="009B2F24">
      <w:pPr>
        <w:pStyle w:val="Heading3"/>
        <w:rPr>
          <w:del w:id="541" w:author="Joey Tatú" w:date="2019-11-27T14:43:00Z"/>
        </w:rPr>
      </w:pPr>
      <w:del w:id="542" w:author="Joey Tatú" w:date="2019-11-27T14:43:00Z">
        <w:r w:rsidRPr="00FD222E" w:rsidDel="00FD222E">
          <w:delText>The System displays a prompt indicating the User’s email and/or password is not valid</w:delText>
        </w:r>
        <w:bookmarkStart w:id="543" w:name="_Toc25763253"/>
        <w:bookmarkStart w:id="544" w:name="_Toc25767645"/>
        <w:bookmarkStart w:id="545" w:name="_Toc26441585"/>
        <w:bookmarkStart w:id="546" w:name="_Toc26441760"/>
        <w:bookmarkStart w:id="547" w:name="_Toc26442631"/>
        <w:bookmarkStart w:id="548" w:name="_Toc26443813"/>
        <w:bookmarkEnd w:id="543"/>
        <w:bookmarkEnd w:id="544"/>
        <w:bookmarkEnd w:id="545"/>
        <w:bookmarkEnd w:id="546"/>
        <w:bookmarkEnd w:id="547"/>
        <w:bookmarkEnd w:id="548"/>
      </w:del>
    </w:p>
    <w:p w14:paraId="0B8B785D" w14:textId="77777777" w:rsidR="009B2F24" w:rsidRPr="00FD222E" w:rsidDel="00FD222E" w:rsidRDefault="009B2F24" w:rsidP="009B2F24">
      <w:pPr>
        <w:pStyle w:val="Heading3"/>
        <w:rPr>
          <w:del w:id="549" w:author="Joey Tatú" w:date="2019-11-27T14:43:00Z"/>
        </w:rPr>
      </w:pPr>
      <w:del w:id="550" w:author="Joey Tatú" w:date="2019-11-27T14:43:00Z">
        <w:r w:rsidRPr="00FD222E" w:rsidDel="00FD222E">
          <w:delText>&lt;Returns to number 1 in Main Flow&gt;</w:delText>
        </w:r>
        <w:bookmarkStart w:id="551" w:name="_Toc25763254"/>
        <w:bookmarkStart w:id="552" w:name="_Toc25767646"/>
        <w:bookmarkStart w:id="553" w:name="_Toc26441586"/>
        <w:bookmarkStart w:id="554" w:name="_Toc26441761"/>
        <w:bookmarkStart w:id="555" w:name="_Toc26442632"/>
        <w:bookmarkStart w:id="556" w:name="_Toc26443814"/>
        <w:bookmarkEnd w:id="551"/>
        <w:bookmarkEnd w:id="552"/>
        <w:bookmarkEnd w:id="553"/>
        <w:bookmarkEnd w:id="554"/>
        <w:bookmarkEnd w:id="555"/>
        <w:bookmarkEnd w:id="556"/>
      </w:del>
    </w:p>
    <w:p w14:paraId="00953F76" w14:textId="77777777" w:rsidR="009B2F24" w:rsidRPr="00FD222E" w:rsidDel="00FD222E" w:rsidRDefault="009B2F24" w:rsidP="009B2F24">
      <w:pPr>
        <w:pStyle w:val="Heading3"/>
        <w:rPr>
          <w:del w:id="557" w:author="Joey Tatú" w:date="2019-11-27T14:43:00Z"/>
        </w:rPr>
      </w:pPr>
      <w:bookmarkStart w:id="558" w:name="_Toc25763255"/>
      <w:bookmarkStart w:id="559" w:name="_Toc25767647"/>
      <w:bookmarkStart w:id="560" w:name="_Toc26441587"/>
      <w:bookmarkStart w:id="561" w:name="_Toc26441762"/>
      <w:bookmarkStart w:id="562" w:name="_Toc26442633"/>
      <w:bookmarkStart w:id="563" w:name="_Toc26443815"/>
      <w:bookmarkEnd w:id="558"/>
      <w:bookmarkEnd w:id="559"/>
      <w:bookmarkEnd w:id="560"/>
      <w:bookmarkEnd w:id="561"/>
      <w:bookmarkEnd w:id="562"/>
      <w:bookmarkEnd w:id="563"/>
    </w:p>
    <w:p w14:paraId="78B043C4" w14:textId="77777777" w:rsidR="009B2F24" w:rsidRPr="00FD222E" w:rsidDel="00FD222E" w:rsidRDefault="009B2F24" w:rsidP="009B2F24">
      <w:pPr>
        <w:pStyle w:val="Heading3"/>
        <w:rPr>
          <w:del w:id="564" w:author="Joey Tatú" w:date="2019-11-27T14:43:00Z"/>
        </w:rPr>
      </w:pPr>
      <w:del w:id="565" w:author="Joey Tatú" w:date="2019-11-27T14:43:00Z">
        <w:r w:rsidRPr="00FD222E" w:rsidDel="00FD222E">
          <w:delText>Termination</w:delText>
        </w:r>
        <w:bookmarkStart w:id="566" w:name="_Toc25763256"/>
        <w:bookmarkStart w:id="567" w:name="_Toc25767648"/>
        <w:bookmarkStart w:id="568" w:name="_Toc26441588"/>
        <w:bookmarkStart w:id="569" w:name="_Toc26441763"/>
        <w:bookmarkStart w:id="570" w:name="_Toc26442634"/>
        <w:bookmarkStart w:id="571" w:name="_Toc26443816"/>
        <w:bookmarkEnd w:id="566"/>
        <w:bookmarkEnd w:id="567"/>
        <w:bookmarkEnd w:id="568"/>
        <w:bookmarkEnd w:id="569"/>
        <w:bookmarkEnd w:id="570"/>
        <w:bookmarkEnd w:id="571"/>
      </w:del>
    </w:p>
    <w:p w14:paraId="1D24B55C" w14:textId="77777777" w:rsidR="009B2F24" w:rsidRPr="00FD222E" w:rsidDel="00FD222E" w:rsidRDefault="009B2F24" w:rsidP="009B2F24">
      <w:pPr>
        <w:pStyle w:val="Heading3"/>
        <w:rPr>
          <w:del w:id="572" w:author="Joey Tatú" w:date="2019-11-27T14:43:00Z"/>
        </w:rPr>
      </w:pPr>
      <w:del w:id="573" w:author="Joey Tatú" w:date="2019-11-27T14:43:00Z">
        <w:r w:rsidRPr="00FD222E" w:rsidDel="00FD222E">
          <w:delText xml:space="preserve">When the User has successfully created or edited their profile, this use case terminates. </w:delText>
        </w:r>
        <w:bookmarkStart w:id="574" w:name="_Toc25763257"/>
        <w:bookmarkStart w:id="575" w:name="_Toc25767649"/>
        <w:bookmarkStart w:id="576" w:name="_Toc26441589"/>
        <w:bookmarkStart w:id="577" w:name="_Toc26441764"/>
        <w:bookmarkStart w:id="578" w:name="_Toc26442635"/>
        <w:bookmarkStart w:id="579" w:name="_Toc26443817"/>
        <w:bookmarkEnd w:id="574"/>
        <w:bookmarkEnd w:id="575"/>
        <w:bookmarkEnd w:id="576"/>
        <w:bookmarkEnd w:id="577"/>
        <w:bookmarkEnd w:id="578"/>
        <w:bookmarkEnd w:id="579"/>
      </w:del>
    </w:p>
    <w:p w14:paraId="244E52E1" w14:textId="77777777" w:rsidR="009B2F24" w:rsidRPr="00FD222E" w:rsidDel="00FD222E" w:rsidRDefault="009B2F24" w:rsidP="009B2F24">
      <w:pPr>
        <w:pStyle w:val="Heading3"/>
        <w:rPr>
          <w:del w:id="580" w:author="Joey Tatú" w:date="2019-11-27T14:43:00Z"/>
        </w:rPr>
      </w:pPr>
      <w:bookmarkStart w:id="581" w:name="_Toc25763258"/>
      <w:bookmarkStart w:id="582" w:name="_Toc25767650"/>
      <w:bookmarkStart w:id="583" w:name="_Toc26441590"/>
      <w:bookmarkStart w:id="584" w:name="_Toc26441765"/>
      <w:bookmarkStart w:id="585" w:name="_Toc26442636"/>
      <w:bookmarkStart w:id="586" w:name="_Toc26443818"/>
      <w:bookmarkEnd w:id="581"/>
      <w:bookmarkEnd w:id="582"/>
      <w:bookmarkEnd w:id="583"/>
      <w:bookmarkEnd w:id="584"/>
      <w:bookmarkEnd w:id="585"/>
      <w:bookmarkEnd w:id="586"/>
    </w:p>
    <w:p w14:paraId="6BCE4E03" w14:textId="77777777" w:rsidR="009B2F24" w:rsidRPr="00FD222E" w:rsidDel="00FD222E" w:rsidRDefault="009B2F24" w:rsidP="009B2F24">
      <w:pPr>
        <w:pStyle w:val="Heading3"/>
        <w:rPr>
          <w:del w:id="587" w:author="Joey Tatú" w:date="2019-11-27T14:43:00Z"/>
        </w:rPr>
      </w:pPr>
      <w:del w:id="588" w:author="Joey Tatú" w:date="2019-11-27T14:43:00Z">
        <w:r w:rsidRPr="00FD222E" w:rsidDel="00FD222E">
          <w:delText>Post condition</w:delText>
        </w:r>
        <w:bookmarkStart w:id="589" w:name="_Toc25763259"/>
        <w:bookmarkStart w:id="590" w:name="_Toc25767651"/>
        <w:bookmarkStart w:id="591" w:name="_Toc26441591"/>
        <w:bookmarkStart w:id="592" w:name="_Toc26441766"/>
        <w:bookmarkStart w:id="593" w:name="_Toc26442637"/>
        <w:bookmarkStart w:id="594" w:name="_Toc26443819"/>
        <w:bookmarkEnd w:id="589"/>
        <w:bookmarkEnd w:id="590"/>
        <w:bookmarkEnd w:id="591"/>
        <w:bookmarkEnd w:id="592"/>
        <w:bookmarkEnd w:id="593"/>
        <w:bookmarkEnd w:id="594"/>
      </w:del>
    </w:p>
    <w:p w14:paraId="6493C5D8" w14:textId="77777777" w:rsidR="009B2F24" w:rsidRPr="00FD222E" w:rsidDel="00FD222E" w:rsidRDefault="009B2F24" w:rsidP="009B2F24">
      <w:pPr>
        <w:pStyle w:val="Heading3"/>
        <w:rPr>
          <w:del w:id="595" w:author="Joey Tatú" w:date="2019-11-27T14:43:00Z"/>
        </w:rPr>
      </w:pPr>
      <w:del w:id="596" w:author="Joey Tatú" w:date="2019-11-27T14:43:00Z">
        <w:r w:rsidRPr="00FD222E" w:rsidDel="00FD222E">
          <w:delText>The System goes into a wait state</w:delText>
        </w:r>
        <w:r w:rsidRPr="00FD222E" w:rsidDel="00FD222E">
          <w:tab/>
        </w:r>
        <w:bookmarkStart w:id="597" w:name="_Toc25763260"/>
        <w:bookmarkStart w:id="598" w:name="_Toc25767652"/>
        <w:bookmarkStart w:id="599" w:name="_Toc26441592"/>
        <w:bookmarkStart w:id="600" w:name="_Toc26441767"/>
        <w:bookmarkStart w:id="601" w:name="_Toc26442638"/>
        <w:bookmarkStart w:id="602" w:name="_Toc26443820"/>
        <w:bookmarkEnd w:id="597"/>
        <w:bookmarkEnd w:id="598"/>
        <w:bookmarkEnd w:id="599"/>
        <w:bookmarkEnd w:id="600"/>
        <w:bookmarkEnd w:id="601"/>
        <w:bookmarkEnd w:id="602"/>
      </w:del>
    </w:p>
    <w:p w14:paraId="1419D9F2" w14:textId="77777777" w:rsidR="009B2F24" w:rsidRPr="00FD222E" w:rsidDel="00FD222E" w:rsidRDefault="009B2F24" w:rsidP="009B2F24">
      <w:pPr>
        <w:pStyle w:val="Heading3"/>
        <w:rPr>
          <w:del w:id="603" w:author="Joey Tatú" w:date="2019-11-27T14:43:00Z"/>
        </w:rPr>
      </w:pPr>
      <w:del w:id="604" w:author="Joey Tatú" w:date="2019-11-27T14:43:00Z">
        <w:r w:rsidRPr="00FD222E" w:rsidDel="00FD222E">
          <w:delText>Requirement 2: Create Artist page</w:delText>
        </w:r>
        <w:bookmarkStart w:id="605" w:name="_Toc25763261"/>
        <w:bookmarkStart w:id="606" w:name="_Toc25767653"/>
        <w:bookmarkStart w:id="607" w:name="_Toc26441593"/>
        <w:bookmarkStart w:id="608" w:name="_Toc26441768"/>
        <w:bookmarkStart w:id="609" w:name="_Toc26442639"/>
        <w:bookmarkStart w:id="610" w:name="_Toc26443821"/>
        <w:bookmarkEnd w:id="605"/>
        <w:bookmarkEnd w:id="606"/>
        <w:bookmarkEnd w:id="607"/>
        <w:bookmarkEnd w:id="608"/>
        <w:bookmarkEnd w:id="609"/>
        <w:bookmarkEnd w:id="610"/>
      </w:del>
    </w:p>
    <w:p w14:paraId="3ECAD0A9" w14:textId="77777777" w:rsidR="009B2F24" w:rsidRPr="00FD222E" w:rsidDel="00FD222E" w:rsidRDefault="009B2F24" w:rsidP="009B2F24">
      <w:pPr>
        <w:pStyle w:val="Heading3"/>
        <w:rPr>
          <w:del w:id="611" w:author="Joey Tatú" w:date="2019-11-27T14:43:00Z"/>
        </w:rPr>
      </w:pPr>
      <w:del w:id="612" w:author="Joey Tatú" w:date="2019-11-27T14:43:00Z">
        <w:r w:rsidRPr="00FD222E" w:rsidDel="00FD222E">
          <w:delText>Description &amp; Priority</w:delText>
        </w:r>
        <w:bookmarkStart w:id="613" w:name="_Toc25763262"/>
        <w:bookmarkStart w:id="614" w:name="_Toc25767654"/>
        <w:bookmarkStart w:id="615" w:name="_Toc26441594"/>
        <w:bookmarkStart w:id="616" w:name="_Toc26441769"/>
        <w:bookmarkStart w:id="617" w:name="_Toc26442640"/>
        <w:bookmarkStart w:id="618" w:name="_Toc26443822"/>
        <w:bookmarkEnd w:id="613"/>
        <w:bookmarkEnd w:id="614"/>
        <w:bookmarkEnd w:id="615"/>
        <w:bookmarkEnd w:id="616"/>
        <w:bookmarkEnd w:id="617"/>
        <w:bookmarkEnd w:id="618"/>
      </w:del>
    </w:p>
    <w:p w14:paraId="05B3C2A2" w14:textId="77777777" w:rsidR="009B2F24" w:rsidRPr="00FD222E" w:rsidDel="00FD222E" w:rsidRDefault="009B2F24" w:rsidP="009B2F24">
      <w:pPr>
        <w:pStyle w:val="Heading3"/>
        <w:rPr>
          <w:del w:id="619" w:author="Joey Tatú" w:date="2019-11-27T14:43:00Z"/>
        </w:rPr>
      </w:pPr>
      <w:del w:id="620" w:author="Joey Tatú" w:date="2019-11-27T14:43:00Z">
        <w:r w:rsidRPr="00FD222E" w:rsidDel="00FD222E">
          <w:delText xml:space="preserve">This Use Case describes how an Artist create and edits their Artist Page. </w:delText>
        </w:r>
        <w:bookmarkStart w:id="621" w:name="_Toc25763263"/>
        <w:bookmarkStart w:id="622" w:name="_Toc25767655"/>
        <w:bookmarkStart w:id="623" w:name="_Toc26441595"/>
        <w:bookmarkStart w:id="624" w:name="_Toc26441770"/>
        <w:bookmarkStart w:id="625" w:name="_Toc26442641"/>
        <w:bookmarkStart w:id="626" w:name="_Toc26443823"/>
        <w:bookmarkEnd w:id="621"/>
        <w:bookmarkEnd w:id="622"/>
        <w:bookmarkEnd w:id="623"/>
        <w:bookmarkEnd w:id="624"/>
        <w:bookmarkEnd w:id="625"/>
        <w:bookmarkEnd w:id="626"/>
      </w:del>
    </w:p>
    <w:p w14:paraId="5C3E6F28" w14:textId="77777777" w:rsidR="009B2F24" w:rsidRPr="00FD222E" w:rsidDel="00FD222E" w:rsidRDefault="009B2F24" w:rsidP="009B2F24">
      <w:pPr>
        <w:pStyle w:val="Heading3"/>
        <w:rPr>
          <w:del w:id="627" w:author="Joey Tatú" w:date="2019-11-27T14:43:00Z"/>
        </w:rPr>
      </w:pPr>
      <w:del w:id="628" w:author="Joey Tatú" w:date="2019-11-27T14:43:00Z">
        <w:r w:rsidRPr="00FD222E" w:rsidDel="00FD222E">
          <w:delText xml:space="preserve">Use Case </w:delText>
        </w:r>
        <w:bookmarkStart w:id="629" w:name="_Toc25763264"/>
        <w:bookmarkStart w:id="630" w:name="_Toc25767656"/>
        <w:bookmarkStart w:id="631" w:name="_Toc26441596"/>
        <w:bookmarkStart w:id="632" w:name="_Toc26441771"/>
        <w:bookmarkStart w:id="633" w:name="_Toc26442642"/>
        <w:bookmarkStart w:id="634" w:name="_Toc26443824"/>
        <w:bookmarkEnd w:id="629"/>
        <w:bookmarkEnd w:id="630"/>
        <w:bookmarkEnd w:id="631"/>
        <w:bookmarkEnd w:id="632"/>
        <w:bookmarkEnd w:id="633"/>
        <w:bookmarkEnd w:id="634"/>
      </w:del>
    </w:p>
    <w:p w14:paraId="623B351C" w14:textId="77777777" w:rsidR="009B2F24" w:rsidRPr="00FD222E" w:rsidDel="00FD222E" w:rsidRDefault="009B2F24" w:rsidP="009B2F24">
      <w:pPr>
        <w:pStyle w:val="Heading3"/>
        <w:rPr>
          <w:del w:id="635" w:author="Joey Tatú" w:date="2019-11-27T14:43:00Z"/>
        </w:rPr>
      </w:pPr>
      <w:del w:id="636" w:author="Joey Tatú" w:date="2019-11-27T14:43:00Z">
        <w:r w:rsidRPr="00FD222E" w:rsidDel="00FD222E">
          <w:delText>Unique ID: create Page</w:delText>
        </w:r>
        <w:bookmarkStart w:id="637" w:name="_Toc25763265"/>
        <w:bookmarkStart w:id="638" w:name="_Toc25767657"/>
        <w:bookmarkStart w:id="639" w:name="_Toc26441597"/>
        <w:bookmarkStart w:id="640" w:name="_Toc26441772"/>
        <w:bookmarkStart w:id="641" w:name="_Toc26442643"/>
        <w:bookmarkStart w:id="642" w:name="_Toc26443825"/>
        <w:bookmarkEnd w:id="637"/>
        <w:bookmarkEnd w:id="638"/>
        <w:bookmarkEnd w:id="639"/>
        <w:bookmarkEnd w:id="640"/>
        <w:bookmarkEnd w:id="641"/>
        <w:bookmarkEnd w:id="642"/>
      </w:del>
    </w:p>
    <w:p w14:paraId="14715C60" w14:textId="77777777" w:rsidR="009B2F24" w:rsidRPr="00FD222E" w:rsidDel="00FD222E" w:rsidRDefault="009B2F24" w:rsidP="009B2F24">
      <w:pPr>
        <w:pStyle w:val="Heading3"/>
        <w:rPr>
          <w:del w:id="643" w:author="Joey Tatú" w:date="2019-11-27T14:43:00Z"/>
        </w:rPr>
      </w:pPr>
      <w:del w:id="644" w:author="Joey Tatú" w:date="2019-11-27T14:43:00Z">
        <w:r w:rsidRPr="00FD222E" w:rsidDel="00FD222E">
          <w:delText>Scope</w:delText>
        </w:r>
        <w:bookmarkStart w:id="645" w:name="_Toc25763266"/>
        <w:bookmarkStart w:id="646" w:name="_Toc25767658"/>
        <w:bookmarkStart w:id="647" w:name="_Toc26441598"/>
        <w:bookmarkStart w:id="648" w:name="_Toc26441773"/>
        <w:bookmarkStart w:id="649" w:name="_Toc26442644"/>
        <w:bookmarkStart w:id="650" w:name="_Toc26443826"/>
        <w:bookmarkEnd w:id="645"/>
        <w:bookmarkEnd w:id="646"/>
        <w:bookmarkEnd w:id="647"/>
        <w:bookmarkEnd w:id="648"/>
        <w:bookmarkEnd w:id="649"/>
        <w:bookmarkEnd w:id="650"/>
      </w:del>
    </w:p>
    <w:p w14:paraId="5BF18340" w14:textId="77777777" w:rsidR="009B2F24" w:rsidRPr="00FD222E" w:rsidDel="00FD222E" w:rsidRDefault="009B2F24" w:rsidP="009B2F24">
      <w:pPr>
        <w:pStyle w:val="Heading3"/>
        <w:rPr>
          <w:del w:id="651" w:author="Joey Tatú" w:date="2019-11-27T14:43:00Z"/>
        </w:rPr>
      </w:pPr>
      <w:del w:id="652" w:author="Joey Tatú" w:date="2019-11-27T14:43:00Z">
        <w:r w:rsidRPr="00FD222E" w:rsidDel="00FD222E">
          <w:delText xml:space="preserve">The scope of this use case is to allow a User to upload or delete media (videos and photos) to/from an album. </w:delText>
        </w:r>
        <w:bookmarkStart w:id="653" w:name="_Toc25763267"/>
        <w:bookmarkStart w:id="654" w:name="_Toc25767659"/>
        <w:bookmarkStart w:id="655" w:name="_Toc26441599"/>
        <w:bookmarkStart w:id="656" w:name="_Toc26441774"/>
        <w:bookmarkStart w:id="657" w:name="_Toc26442645"/>
        <w:bookmarkStart w:id="658" w:name="_Toc26443827"/>
        <w:bookmarkEnd w:id="653"/>
        <w:bookmarkEnd w:id="654"/>
        <w:bookmarkEnd w:id="655"/>
        <w:bookmarkEnd w:id="656"/>
        <w:bookmarkEnd w:id="657"/>
        <w:bookmarkEnd w:id="658"/>
      </w:del>
    </w:p>
    <w:p w14:paraId="5B4506D0" w14:textId="77777777" w:rsidR="009B2F24" w:rsidRPr="00FD222E" w:rsidDel="00FD222E" w:rsidRDefault="009B2F24" w:rsidP="009B2F24">
      <w:pPr>
        <w:pStyle w:val="Heading3"/>
        <w:rPr>
          <w:del w:id="659" w:author="Joey Tatú" w:date="2019-11-27T14:43:00Z"/>
        </w:rPr>
      </w:pPr>
      <w:del w:id="660" w:author="Joey Tatú" w:date="2019-11-27T14:43:00Z">
        <w:r w:rsidRPr="00FD222E" w:rsidDel="00FD222E">
          <w:delText>The scope of this use case is to enable an artist to create an artist page where they can promote their artist skills and promote their business.</w:delText>
        </w:r>
        <w:bookmarkStart w:id="661" w:name="_Toc25763268"/>
        <w:bookmarkStart w:id="662" w:name="_Toc25767660"/>
        <w:bookmarkStart w:id="663" w:name="_Toc26441600"/>
        <w:bookmarkStart w:id="664" w:name="_Toc26441775"/>
        <w:bookmarkStart w:id="665" w:name="_Toc26442646"/>
        <w:bookmarkStart w:id="666" w:name="_Toc26443828"/>
        <w:bookmarkEnd w:id="661"/>
        <w:bookmarkEnd w:id="662"/>
        <w:bookmarkEnd w:id="663"/>
        <w:bookmarkEnd w:id="664"/>
        <w:bookmarkEnd w:id="665"/>
        <w:bookmarkEnd w:id="666"/>
      </w:del>
    </w:p>
    <w:p w14:paraId="02234E3B" w14:textId="77777777" w:rsidR="009B2F24" w:rsidRPr="00FD222E" w:rsidDel="00FD222E" w:rsidRDefault="009B2F24" w:rsidP="009B2F24">
      <w:pPr>
        <w:pStyle w:val="Heading3"/>
        <w:rPr>
          <w:del w:id="667" w:author="Joey Tatú" w:date="2019-11-27T14:43:00Z"/>
        </w:rPr>
      </w:pPr>
      <w:del w:id="668" w:author="Joey Tatú" w:date="2019-11-27T14:43:00Z">
        <w:r w:rsidRPr="00FD222E" w:rsidDel="00FD222E">
          <w:delText>Description</w:delText>
        </w:r>
        <w:bookmarkStart w:id="669" w:name="_Toc25763269"/>
        <w:bookmarkStart w:id="670" w:name="_Toc25767661"/>
        <w:bookmarkStart w:id="671" w:name="_Toc26441601"/>
        <w:bookmarkStart w:id="672" w:name="_Toc26441776"/>
        <w:bookmarkStart w:id="673" w:name="_Toc26442647"/>
        <w:bookmarkStart w:id="674" w:name="_Toc26443829"/>
        <w:bookmarkEnd w:id="669"/>
        <w:bookmarkEnd w:id="670"/>
        <w:bookmarkEnd w:id="671"/>
        <w:bookmarkEnd w:id="672"/>
        <w:bookmarkEnd w:id="673"/>
        <w:bookmarkEnd w:id="674"/>
      </w:del>
    </w:p>
    <w:p w14:paraId="1F7CD9CB" w14:textId="77777777" w:rsidR="009B2F24" w:rsidRPr="00FD222E" w:rsidDel="00FD222E" w:rsidRDefault="009B2F24" w:rsidP="009B2F24">
      <w:pPr>
        <w:pStyle w:val="Heading3"/>
        <w:rPr>
          <w:del w:id="675" w:author="Joey Tatú" w:date="2019-11-27T14:43:00Z"/>
        </w:rPr>
      </w:pPr>
      <w:del w:id="676" w:author="Joey Tatú" w:date="2019-11-27T14:43:00Z">
        <w:r w:rsidRPr="00FD222E" w:rsidDel="00FD222E">
          <w:delText xml:space="preserve">This use case describes how the artist creates and edits their artist’s page. </w:delText>
        </w:r>
        <w:bookmarkStart w:id="677" w:name="_Toc25763270"/>
        <w:bookmarkStart w:id="678" w:name="_Toc25767662"/>
        <w:bookmarkStart w:id="679" w:name="_Toc26441602"/>
        <w:bookmarkStart w:id="680" w:name="_Toc26441777"/>
        <w:bookmarkStart w:id="681" w:name="_Toc26442648"/>
        <w:bookmarkStart w:id="682" w:name="_Toc26443830"/>
        <w:bookmarkEnd w:id="677"/>
        <w:bookmarkEnd w:id="678"/>
        <w:bookmarkEnd w:id="679"/>
        <w:bookmarkEnd w:id="680"/>
        <w:bookmarkEnd w:id="681"/>
        <w:bookmarkEnd w:id="682"/>
      </w:del>
    </w:p>
    <w:p w14:paraId="13BC089C" w14:textId="77777777" w:rsidR="009B2F24" w:rsidRPr="00FD222E" w:rsidDel="00FD222E" w:rsidRDefault="009B2F24" w:rsidP="009B2F24">
      <w:pPr>
        <w:pStyle w:val="Heading3"/>
        <w:rPr>
          <w:del w:id="683" w:author="Joey Tatú" w:date="2019-11-27T14:43:00Z"/>
        </w:rPr>
      </w:pPr>
      <w:del w:id="684" w:author="Joey Tatú" w:date="2019-11-27T14:43:00Z">
        <w:r w:rsidRPr="00FD222E" w:rsidDel="00FD222E">
          <w:delText>Use Case Diagram</w:delText>
        </w:r>
        <w:bookmarkStart w:id="685" w:name="_Toc25763271"/>
        <w:bookmarkStart w:id="686" w:name="_Toc25767663"/>
        <w:bookmarkStart w:id="687" w:name="_Toc26441603"/>
        <w:bookmarkStart w:id="688" w:name="_Toc26441778"/>
        <w:bookmarkStart w:id="689" w:name="_Toc26442649"/>
        <w:bookmarkStart w:id="690" w:name="_Toc26443831"/>
        <w:bookmarkEnd w:id="685"/>
        <w:bookmarkEnd w:id="686"/>
        <w:bookmarkEnd w:id="687"/>
        <w:bookmarkEnd w:id="688"/>
        <w:bookmarkEnd w:id="689"/>
        <w:bookmarkEnd w:id="690"/>
      </w:del>
    </w:p>
    <w:p w14:paraId="2FA2F435" w14:textId="77777777" w:rsidR="009B2F24" w:rsidRPr="00FD222E" w:rsidDel="00FD222E" w:rsidRDefault="009B2F24" w:rsidP="009B2F24">
      <w:pPr>
        <w:pStyle w:val="Heading3"/>
        <w:rPr>
          <w:del w:id="691" w:author="Joey Tatú" w:date="2019-11-27T14:43:00Z"/>
        </w:rPr>
      </w:pPr>
      <w:del w:id="692" w:author="Joey Tatú" w:date="2019-11-27T14:43:00Z">
        <w:r w:rsidRPr="00123095" w:rsidDel="00FD222E">
          <w:rPr>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693" w:name="_Toc25763272"/>
        <w:bookmarkStart w:id="694" w:name="_Toc25767664"/>
        <w:bookmarkStart w:id="695" w:name="_Toc26441604"/>
        <w:bookmarkStart w:id="696" w:name="_Toc26441779"/>
        <w:bookmarkStart w:id="697" w:name="_Toc26442650"/>
        <w:bookmarkStart w:id="698" w:name="_Toc26443832"/>
        <w:bookmarkEnd w:id="693"/>
        <w:bookmarkEnd w:id="694"/>
        <w:bookmarkEnd w:id="695"/>
        <w:bookmarkEnd w:id="696"/>
        <w:bookmarkEnd w:id="697"/>
        <w:bookmarkEnd w:id="698"/>
      </w:del>
    </w:p>
    <w:p w14:paraId="197F5D30" w14:textId="77777777" w:rsidR="009B2F24" w:rsidRPr="00FD222E" w:rsidDel="00FD222E" w:rsidRDefault="009B2F24" w:rsidP="009B2F24">
      <w:pPr>
        <w:pStyle w:val="Heading3"/>
        <w:rPr>
          <w:del w:id="699" w:author="Joey Tatú" w:date="2019-11-27T14:43:00Z"/>
        </w:rPr>
      </w:pPr>
      <w:del w:id="700" w:author="Joey Tatú" w:date="2019-11-27T14:43:00Z">
        <w:r w:rsidRPr="00FD222E" w:rsidDel="00FD222E">
          <w:delText>Flow Description</w:delText>
        </w:r>
        <w:bookmarkStart w:id="701" w:name="_Toc25763273"/>
        <w:bookmarkStart w:id="702" w:name="_Toc25767665"/>
        <w:bookmarkStart w:id="703" w:name="_Toc26441605"/>
        <w:bookmarkStart w:id="704" w:name="_Toc26441780"/>
        <w:bookmarkStart w:id="705" w:name="_Toc26442651"/>
        <w:bookmarkStart w:id="706" w:name="_Toc26443833"/>
        <w:bookmarkEnd w:id="701"/>
        <w:bookmarkEnd w:id="702"/>
        <w:bookmarkEnd w:id="703"/>
        <w:bookmarkEnd w:id="704"/>
        <w:bookmarkEnd w:id="705"/>
        <w:bookmarkEnd w:id="706"/>
      </w:del>
    </w:p>
    <w:p w14:paraId="4626BC4D" w14:textId="77777777" w:rsidR="009B2F24" w:rsidRPr="00FD222E" w:rsidDel="00FD222E" w:rsidRDefault="009B2F24" w:rsidP="009B2F24">
      <w:pPr>
        <w:pStyle w:val="Heading3"/>
        <w:rPr>
          <w:del w:id="707" w:author="Joey Tatú" w:date="2019-11-27T14:43:00Z"/>
        </w:rPr>
      </w:pPr>
      <w:del w:id="708" w:author="Joey Tatú" w:date="2019-11-27T14:43:00Z">
        <w:r w:rsidRPr="00FD222E" w:rsidDel="00FD222E">
          <w:delText>Precondition</w:delText>
        </w:r>
        <w:bookmarkStart w:id="709" w:name="_Toc25763274"/>
        <w:bookmarkStart w:id="710" w:name="_Toc25767666"/>
        <w:bookmarkStart w:id="711" w:name="_Toc26441606"/>
        <w:bookmarkStart w:id="712" w:name="_Toc26441781"/>
        <w:bookmarkStart w:id="713" w:name="_Toc26442652"/>
        <w:bookmarkStart w:id="714" w:name="_Toc26443834"/>
        <w:bookmarkEnd w:id="709"/>
        <w:bookmarkEnd w:id="710"/>
        <w:bookmarkEnd w:id="711"/>
        <w:bookmarkEnd w:id="712"/>
        <w:bookmarkEnd w:id="713"/>
        <w:bookmarkEnd w:id="714"/>
      </w:del>
    </w:p>
    <w:p w14:paraId="5712A2D9" w14:textId="77777777" w:rsidR="009B2F24" w:rsidRPr="00FD222E" w:rsidDel="00FD222E" w:rsidRDefault="009B2F24" w:rsidP="009B2F24">
      <w:pPr>
        <w:pStyle w:val="Heading3"/>
        <w:rPr>
          <w:del w:id="715" w:author="Joey Tatú" w:date="2019-11-27T14:43:00Z"/>
        </w:rPr>
      </w:pPr>
      <w:del w:id="716" w:author="Joey Tatú" w:date="2019-11-27T14:43:00Z">
        <w:r w:rsidRPr="00FD222E" w:rsidDel="00FD222E">
          <w:delText>The System is active and working correctly</w:delText>
        </w:r>
        <w:bookmarkStart w:id="717" w:name="_Toc25763275"/>
        <w:bookmarkStart w:id="718" w:name="_Toc25767667"/>
        <w:bookmarkStart w:id="719" w:name="_Toc26441607"/>
        <w:bookmarkStart w:id="720" w:name="_Toc26441782"/>
        <w:bookmarkStart w:id="721" w:name="_Toc26442653"/>
        <w:bookmarkStart w:id="722" w:name="_Toc26443835"/>
        <w:bookmarkEnd w:id="717"/>
        <w:bookmarkEnd w:id="718"/>
        <w:bookmarkEnd w:id="719"/>
        <w:bookmarkEnd w:id="720"/>
        <w:bookmarkEnd w:id="721"/>
        <w:bookmarkEnd w:id="722"/>
      </w:del>
    </w:p>
    <w:p w14:paraId="00FE469D" w14:textId="77777777" w:rsidR="009B2F24" w:rsidRPr="00FD222E" w:rsidDel="00FD222E" w:rsidRDefault="009B2F24" w:rsidP="009B2F24">
      <w:pPr>
        <w:pStyle w:val="Heading3"/>
        <w:rPr>
          <w:del w:id="723" w:author="Joey Tatú" w:date="2019-11-27T14:43:00Z"/>
        </w:rPr>
      </w:pPr>
      <w:del w:id="724" w:author="Joey Tatú" w:date="2019-11-27T14:43:00Z">
        <w:r w:rsidRPr="00FD222E" w:rsidDel="00FD222E">
          <w:delText>The Artist is signed in</w:delText>
        </w:r>
        <w:bookmarkStart w:id="725" w:name="_Toc25763276"/>
        <w:bookmarkStart w:id="726" w:name="_Toc25767668"/>
        <w:bookmarkStart w:id="727" w:name="_Toc26441608"/>
        <w:bookmarkStart w:id="728" w:name="_Toc26441783"/>
        <w:bookmarkStart w:id="729" w:name="_Toc26442654"/>
        <w:bookmarkStart w:id="730" w:name="_Toc26443836"/>
        <w:bookmarkEnd w:id="725"/>
        <w:bookmarkEnd w:id="726"/>
        <w:bookmarkEnd w:id="727"/>
        <w:bookmarkEnd w:id="728"/>
        <w:bookmarkEnd w:id="729"/>
        <w:bookmarkEnd w:id="730"/>
      </w:del>
    </w:p>
    <w:p w14:paraId="35E7981A" w14:textId="77777777" w:rsidR="009B2F24" w:rsidRPr="00FD222E" w:rsidDel="00FD222E" w:rsidRDefault="009B2F24" w:rsidP="009B2F24">
      <w:pPr>
        <w:pStyle w:val="Heading3"/>
        <w:rPr>
          <w:del w:id="731" w:author="Joey Tatú" w:date="2019-11-27T14:43:00Z"/>
        </w:rPr>
      </w:pPr>
      <w:del w:id="732" w:author="Joey Tatú" w:date="2019-11-27T14:43:00Z">
        <w:r w:rsidRPr="00FD222E" w:rsidDel="00FD222E">
          <w:delText>The Artist has not previously created a Page.</w:delText>
        </w:r>
        <w:bookmarkStart w:id="733" w:name="_Toc25763277"/>
        <w:bookmarkStart w:id="734" w:name="_Toc25767669"/>
        <w:bookmarkStart w:id="735" w:name="_Toc26441609"/>
        <w:bookmarkStart w:id="736" w:name="_Toc26441784"/>
        <w:bookmarkStart w:id="737" w:name="_Toc26442655"/>
        <w:bookmarkStart w:id="738" w:name="_Toc26443837"/>
        <w:bookmarkEnd w:id="733"/>
        <w:bookmarkEnd w:id="734"/>
        <w:bookmarkEnd w:id="735"/>
        <w:bookmarkEnd w:id="736"/>
        <w:bookmarkEnd w:id="737"/>
        <w:bookmarkEnd w:id="738"/>
      </w:del>
    </w:p>
    <w:p w14:paraId="10C2F797" w14:textId="77777777" w:rsidR="009B2F24" w:rsidRPr="00FD222E" w:rsidDel="00FD222E" w:rsidRDefault="009B2F24" w:rsidP="009B2F24">
      <w:pPr>
        <w:pStyle w:val="Heading3"/>
        <w:rPr>
          <w:del w:id="739" w:author="Joey Tatú" w:date="2019-11-27T14:43:00Z"/>
        </w:rPr>
      </w:pPr>
      <w:del w:id="740" w:author="Joey Tatú" w:date="2019-11-27T14:21:00Z">
        <w:r w:rsidRPr="00FD222E" w:rsidDel="0060759B">
          <w:delText>MySQL</w:delText>
        </w:r>
      </w:del>
      <w:del w:id="741" w:author="Joey Tatú" w:date="2019-11-27T14:43:00Z">
        <w:r w:rsidRPr="00FD222E" w:rsidDel="00FD222E">
          <w:delText xml:space="preserve"> is connecting correctly.</w:delText>
        </w:r>
        <w:bookmarkStart w:id="742" w:name="_Toc25763278"/>
        <w:bookmarkStart w:id="743" w:name="_Toc25767670"/>
        <w:bookmarkStart w:id="744" w:name="_Toc26441610"/>
        <w:bookmarkStart w:id="745" w:name="_Toc26441785"/>
        <w:bookmarkStart w:id="746" w:name="_Toc26442656"/>
        <w:bookmarkStart w:id="747" w:name="_Toc26443838"/>
        <w:bookmarkEnd w:id="742"/>
        <w:bookmarkEnd w:id="743"/>
        <w:bookmarkEnd w:id="744"/>
        <w:bookmarkEnd w:id="745"/>
        <w:bookmarkEnd w:id="746"/>
        <w:bookmarkEnd w:id="747"/>
      </w:del>
    </w:p>
    <w:p w14:paraId="22A10824" w14:textId="77777777" w:rsidR="009B2F24" w:rsidRPr="00FD222E" w:rsidDel="00FD222E" w:rsidRDefault="009B2F24" w:rsidP="009B2F24">
      <w:pPr>
        <w:pStyle w:val="Heading3"/>
        <w:rPr>
          <w:del w:id="748" w:author="Joey Tatú" w:date="2019-11-27T14:43:00Z"/>
        </w:rPr>
      </w:pPr>
      <w:del w:id="749" w:author="Joey Tatú" w:date="2019-11-27T14:43:00Z">
        <w:r w:rsidRPr="00FD222E" w:rsidDel="00FD222E">
          <w:delText>An Error log file is stored within the website’s files.</w:delText>
        </w:r>
        <w:bookmarkStart w:id="750" w:name="_Toc25763279"/>
        <w:bookmarkStart w:id="751" w:name="_Toc25767671"/>
        <w:bookmarkStart w:id="752" w:name="_Toc26441611"/>
        <w:bookmarkStart w:id="753" w:name="_Toc26441786"/>
        <w:bookmarkStart w:id="754" w:name="_Toc26442657"/>
        <w:bookmarkStart w:id="755" w:name="_Toc26443839"/>
        <w:bookmarkEnd w:id="750"/>
        <w:bookmarkEnd w:id="751"/>
        <w:bookmarkEnd w:id="752"/>
        <w:bookmarkEnd w:id="753"/>
        <w:bookmarkEnd w:id="754"/>
        <w:bookmarkEnd w:id="755"/>
      </w:del>
    </w:p>
    <w:p w14:paraId="16C20DF8" w14:textId="77777777" w:rsidR="009B2F24" w:rsidRPr="00FD222E" w:rsidDel="00FD222E" w:rsidRDefault="009B2F24" w:rsidP="009B2F24">
      <w:pPr>
        <w:pStyle w:val="Heading3"/>
        <w:rPr>
          <w:del w:id="756" w:author="Joey Tatú" w:date="2019-11-27T14:43:00Z"/>
        </w:rPr>
      </w:pPr>
      <w:del w:id="757" w:author="Joey Tatú" w:date="2019-11-27T14:43:00Z">
        <w:r w:rsidRPr="00FD222E" w:rsidDel="00FD222E">
          <w:delText>Activation</w:delText>
        </w:r>
        <w:bookmarkStart w:id="758" w:name="_Toc25763280"/>
        <w:bookmarkStart w:id="759" w:name="_Toc25767672"/>
        <w:bookmarkStart w:id="760" w:name="_Toc26441612"/>
        <w:bookmarkStart w:id="761" w:name="_Toc26441787"/>
        <w:bookmarkStart w:id="762" w:name="_Toc26442658"/>
        <w:bookmarkStart w:id="763" w:name="_Toc26443840"/>
        <w:bookmarkEnd w:id="758"/>
        <w:bookmarkEnd w:id="759"/>
        <w:bookmarkEnd w:id="760"/>
        <w:bookmarkEnd w:id="761"/>
        <w:bookmarkEnd w:id="762"/>
        <w:bookmarkEnd w:id="763"/>
      </w:del>
    </w:p>
    <w:p w14:paraId="2D9EA21C" w14:textId="77777777" w:rsidR="009B2F24" w:rsidRPr="00FD222E" w:rsidDel="00FD222E" w:rsidRDefault="009B2F24" w:rsidP="009B2F24">
      <w:pPr>
        <w:pStyle w:val="Heading3"/>
        <w:rPr>
          <w:del w:id="764" w:author="Joey Tatú" w:date="2019-11-27T14:43:00Z"/>
        </w:rPr>
      </w:pPr>
      <w:del w:id="765" w:author="Joey Tatú" w:date="2019-11-27T14:43:00Z">
        <w:r w:rsidRPr="00FD222E" w:rsidDel="00FD222E">
          <w:delText>This use case begins when the artist selects “Create Artist Page” from their home menu.</w:delText>
        </w:r>
        <w:bookmarkStart w:id="766" w:name="_Toc25763281"/>
        <w:bookmarkStart w:id="767" w:name="_Toc25767673"/>
        <w:bookmarkStart w:id="768" w:name="_Toc26441613"/>
        <w:bookmarkStart w:id="769" w:name="_Toc26441788"/>
        <w:bookmarkStart w:id="770" w:name="_Toc26442659"/>
        <w:bookmarkStart w:id="771" w:name="_Toc26443841"/>
        <w:bookmarkEnd w:id="766"/>
        <w:bookmarkEnd w:id="767"/>
        <w:bookmarkEnd w:id="768"/>
        <w:bookmarkEnd w:id="769"/>
        <w:bookmarkEnd w:id="770"/>
        <w:bookmarkEnd w:id="771"/>
      </w:del>
    </w:p>
    <w:p w14:paraId="39BDDCCC" w14:textId="77777777" w:rsidR="009B2F24" w:rsidRPr="00FD222E" w:rsidDel="00FD222E" w:rsidRDefault="009B2F24" w:rsidP="009B2F24">
      <w:pPr>
        <w:pStyle w:val="Heading3"/>
        <w:rPr>
          <w:del w:id="772" w:author="Joey Tatú" w:date="2019-11-27T14:43:00Z"/>
        </w:rPr>
      </w:pPr>
      <w:del w:id="773" w:author="Joey Tatú" w:date="2019-11-27T14:43:00Z">
        <w:r w:rsidRPr="00FD222E" w:rsidDel="00FD222E">
          <w:delText>Main flow</w:delText>
        </w:r>
        <w:bookmarkStart w:id="774" w:name="_Toc25763282"/>
        <w:bookmarkStart w:id="775" w:name="_Toc25767674"/>
        <w:bookmarkStart w:id="776" w:name="_Toc26441614"/>
        <w:bookmarkStart w:id="777" w:name="_Toc26441789"/>
        <w:bookmarkStart w:id="778" w:name="_Toc26442660"/>
        <w:bookmarkStart w:id="779" w:name="_Toc26443842"/>
        <w:bookmarkEnd w:id="774"/>
        <w:bookmarkEnd w:id="775"/>
        <w:bookmarkEnd w:id="776"/>
        <w:bookmarkEnd w:id="777"/>
        <w:bookmarkEnd w:id="778"/>
        <w:bookmarkEnd w:id="779"/>
      </w:del>
    </w:p>
    <w:p w14:paraId="43CC42AB" w14:textId="77777777" w:rsidR="009B2F24" w:rsidRPr="00FD222E" w:rsidDel="00FD222E" w:rsidRDefault="009B2F24" w:rsidP="009B2F24">
      <w:pPr>
        <w:pStyle w:val="Heading3"/>
        <w:rPr>
          <w:del w:id="780" w:author="Joey Tatú" w:date="2019-11-27T14:43:00Z"/>
        </w:rPr>
      </w:pPr>
      <w:del w:id="781" w:author="Joey Tatú" w:date="2019-11-27T14:43:00Z">
        <w:r w:rsidRPr="00FD222E" w:rsidDel="00FD222E">
          <w:delText>The Artist selects “Create Artist Page” &lt;See A1&gt;</w:delText>
        </w:r>
        <w:bookmarkStart w:id="782" w:name="_Toc25763283"/>
        <w:bookmarkStart w:id="783" w:name="_Toc25767675"/>
        <w:bookmarkStart w:id="784" w:name="_Toc26441615"/>
        <w:bookmarkStart w:id="785" w:name="_Toc26441790"/>
        <w:bookmarkStart w:id="786" w:name="_Toc26442661"/>
        <w:bookmarkStart w:id="787" w:name="_Toc26443843"/>
        <w:bookmarkEnd w:id="782"/>
        <w:bookmarkEnd w:id="783"/>
        <w:bookmarkEnd w:id="784"/>
        <w:bookmarkEnd w:id="785"/>
        <w:bookmarkEnd w:id="786"/>
        <w:bookmarkEnd w:id="787"/>
      </w:del>
    </w:p>
    <w:p w14:paraId="0E267BAE" w14:textId="77777777" w:rsidR="009B2F24" w:rsidRPr="00FD222E" w:rsidDel="00FD222E" w:rsidRDefault="009B2F24" w:rsidP="009B2F24">
      <w:pPr>
        <w:pStyle w:val="Heading3"/>
        <w:rPr>
          <w:del w:id="788" w:author="Joey Tatú" w:date="2019-11-27T14:43:00Z"/>
        </w:rPr>
      </w:pPr>
      <w:del w:id="789" w:author="Joey Tatú" w:date="2019-11-27T14:43:00Z">
        <w:r w:rsidRPr="00FD222E" w:rsidDel="00FD222E">
          <w:delText>The System brings the Artist to the Edit Artist Page settings.</w:delText>
        </w:r>
        <w:bookmarkStart w:id="790" w:name="_Toc25763284"/>
        <w:bookmarkStart w:id="791" w:name="_Toc25767676"/>
        <w:bookmarkStart w:id="792" w:name="_Toc26441616"/>
        <w:bookmarkStart w:id="793" w:name="_Toc26441791"/>
        <w:bookmarkStart w:id="794" w:name="_Toc26442662"/>
        <w:bookmarkStart w:id="795" w:name="_Toc26443844"/>
        <w:bookmarkEnd w:id="790"/>
        <w:bookmarkEnd w:id="791"/>
        <w:bookmarkEnd w:id="792"/>
        <w:bookmarkEnd w:id="793"/>
        <w:bookmarkEnd w:id="794"/>
        <w:bookmarkEnd w:id="795"/>
      </w:del>
    </w:p>
    <w:p w14:paraId="756388B7" w14:textId="77777777" w:rsidR="009B2F24" w:rsidRPr="00FD222E" w:rsidDel="00FD222E" w:rsidRDefault="009B2F24" w:rsidP="009B2F24">
      <w:pPr>
        <w:pStyle w:val="Heading3"/>
        <w:rPr>
          <w:del w:id="796" w:author="Joey Tatú" w:date="2019-11-27T14:43:00Z"/>
        </w:rPr>
      </w:pPr>
      <w:del w:id="797" w:author="Joey Tatú" w:date="2019-11-27T14:43:00Z">
        <w:r w:rsidRPr="00FD222E" w:rsidDel="00FD222E">
          <w:delText>The Artist enters the relevant details.</w:delText>
        </w:r>
        <w:bookmarkStart w:id="798" w:name="_Toc25763285"/>
        <w:bookmarkStart w:id="799" w:name="_Toc25767677"/>
        <w:bookmarkStart w:id="800" w:name="_Toc26441617"/>
        <w:bookmarkStart w:id="801" w:name="_Toc26441792"/>
        <w:bookmarkStart w:id="802" w:name="_Toc26442663"/>
        <w:bookmarkStart w:id="803" w:name="_Toc26443845"/>
        <w:bookmarkEnd w:id="798"/>
        <w:bookmarkEnd w:id="799"/>
        <w:bookmarkEnd w:id="800"/>
        <w:bookmarkEnd w:id="801"/>
        <w:bookmarkEnd w:id="802"/>
        <w:bookmarkEnd w:id="803"/>
      </w:del>
    </w:p>
    <w:p w14:paraId="0680D1C4" w14:textId="77777777" w:rsidR="009B2F24" w:rsidRPr="00FD222E" w:rsidDel="00FD222E" w:rsidRDefault="009B2F24" w:rsidP="009B2F24">
      <w:pPr>
        <w:pStyle w:val="Heading3"/>
        <w:rPr>
          <w:del w:id="804" w:author="Joey Tatú" w:date="2019-11-27T14:43:00Z"/>
        </w:rPr>
      </w:pPr>
      <w:del w:id="805" w:author="Joey Tatú" w:date="2019-11-27T14:43:00Z">
        <w:r w:rsidRPr="00FD222E" w:rsidDel="00FD222E">
          <w:delText>[Such details include but not limited to the shop name, address, type (tattoos, piercings, body mods, all), gallery, and so on]</w:delText>
        </w:r>
        <w:bookmarkStart w:id="806" w:name="_Toc25763286"/>
        <w:bookmarkStart w:id="807" w:name="_Toc25767678"/>
        <w:bookmarkStart w:id="808" w:name="_Toc26441618"/>
        <w:bookmarkStart w:id="809" w:name="_Toc26441793"/>
        <w:bookmarkStart w:id="810" w:name="_Toc26442664"/>
        <w:bookmarkStart w:id="811" w:name="_Toc26443846"/>
        <w:bookmarkEnd w:id="806"/>
        <w:bookmarkEnd w:id="807"/>
        <w:bookmarkEnd w:id="808"/>
        <w:bookmarkEnd w:id="809"/>
        <w:bookmarkEnd w:id="810"/>
        <w:bookmarkEnd w:id="811"/>
      </w:del>
    </w:p>
    <w:p w14:paraId="16FBF44B" w14:textId="77777777" w:rsidR="009B2F24" w:rsidRPr="00FD222E" w:rsidDel="00FD222E" w:rsidRDefault="009B2F24" w:rsidP="009B2F24">
      <w:pPr>
        <w:pStyle w:val="Heading3"/>
        <w:rPr>
          <w:del w:id="812" w:author="Joey Tatú" w:date="2019-11-27T14:43:00Z"/>
        </w:rPr>
      </w:pPr>
      <w:del w:id="813" w:author="Joey Tatú" w:date="2019-11-27T14:43:00Z">
        <w:r w:rsidRPr="00FD222E" w:rsidDel="00FD222E">
          <w:delText>The User selects “Continue”.</w:delText>
        </w:r>
        <w:bookmarkStart w:id="814" w:name="_Toc25763287"/>
        <w:bookmarkStart w:id="815" w:name="_Toc25767679"/>
        <w:bookmarkStart w:id="816" w:name="_Toc26441619"/>
        <w:bookmarkStart w:id="817" w:name="_Toc26441794"/>
        <w:bookmarkStart w:id="818" w:name="_Toc26442665"/>
        <w:bookmarkStart w:id="819" w:name="_Toc26443847"/>
        <w:bookmarkEnd w:id="814"/>
        <w:bookmarkEnd w:id="815"/>
        <w:bookmarkEnd w:id="816"/>
        <w:bookmarkEnd w:id="817"/>
        <w:bookmarkEnd w:id="818"/>
        <w:bookmarkEnd w:id="819"/>
      </w:del>
    </w:p>
    <w:p w14:paraId="5AD79B8A" w14:textId="77777777" w:rsidR="009B2F24" w:rsidRPr="00FD222E" w:rsidDel="00FD222E" w:rsidRDefault="009B2F24" w:rsidP="009B2F24">
      <w:pPr>
        <w:pStyle w:val="Heading3"/>
        <w:rPr>
          <w:del w:id="820" w:author="Joey Tatú" w:date="2019-11-27T14:43:00Z"/>
        </w:rPr>
      </w:pPr>
      <w:del w:id="821" w:author="Joey Tatú" w:date="2019-11-27T14:43:00Z">
        <w:r w:rsidRPr="00FD222E" w:rsidDel="00FD222E">
          <w:delText xml:space="preserve">The System encrypts this information and put it into the </w:delText>
        </w:r>
      </w:del>
      <w:del w:id="822" w:author="Joey Tatú" w:date="2019-11-27T14:21:00Z">
        <w:r w:rsidRPr="00FD222E" w:rsidDel="0060759B">
          <w:delText>MySQL</w:delText>
        </w:r>
      </w:del>
      <w:del w:id="823" w:author="Joey Tatú" w:date="2019-11-27T14:43:00Z">
        <w:r w:rsidRPr="00FD222E" w:rsidDel="00FD222E">
          <w:delText xml:space="preserve"> database.</w:delText>
        </w:r>
        <w:bookmarkStart w:id="824" w:name="_Toc25763288"/>
        <w:bookmarkStart w:id="825" w:name="_Toc25767680"/>
        <w:bookmarkStart w:id="826" w:name="_Toc26441620"/>
        <w:bookmarkStart w:id="827" w:name="_Toc26441795"/>
        <w:bookmarkStart w:id="828" w:name="_Toc26442666"/>
        <w:bookmarkStart w:id="829" w:name="_Toc26443848"/>
        <w:bookmarkEnd w:id="824"/>
        <w:bookmarkEnd w:id="825"/>
        <w:bookmarkEnd w:id="826"/>
        <w:bookmarkEnd w:id="827"/>
        <w:bookmarkEnd w:id="828"/>
        <w:bookmarkEnd w:id="829"/>
      </w:del>
    </w:p>
    <w:p w14:paraId="1C76E31D" w14:textId="77777777" w:rsidR="009B2F24" w:rsidRPr="00FD222E" w:rsidDel="00FD222E" w:rsidRDefault="009B2F24" w:rsidP="009B2F24">
      <w:pPr>
        <w:pStyle w:val="Heading3"/>
        <w:rPr>
          <w:del w:id="830" w:author="Joey Tatú" w:date="2019-11-27T14:43:00Z"/>
        </w:rPr>
      </w:pPr>
      <w:del w:id="831" w:author="Joey Tatú" w:date="2019-11-27T14:43:00Z">
        <w:r w:rsidRPr="00FD222E" w:rsidDel="00FD222E">
          <w:delText>The System shows the User the home page.</w:delText>
        </w:r>
        <w:bookmarkStart w:id="832" w:name="_Toc25763289"/>
        <w:bookmarkStart w:id="833" w:name="_Toc25767681"/>
        <w:bookmarkStart w:id="834" w:name="_Toc26441621"/>
        <w:bookmarkStart w:id="835" w:name="_Toc26441796"/>
        <w:bookmarkStart w:id="836" w:name="_Toc26442667"/>
        <w:bookmarkStart w:id="837" w:name="_Toc26443849"/>
        <w:bookmarkEnd w:id="832"/>
        <w:bookmarkEnd w:id="833"/>
        <w:bookmarkEnd w:id="834"/>
        <w:bookmarkEnd w:id="835"/>
        <w:bookmarkEnd w:id="836"/>
        <w:bookmarkEnd w:id="837"/>
      </w:del>
    </w:p>
    <w:p w14:paraId="17F38B2E" w14:textId="77777777" w:rsidR="009B2F24" w:rsidRPr="00FD222E" w:rsidDel="00FD222E" w:rsidRDefault="009B2F24" w:rsidP="009B2F24">
      <w:pPr>
        <w:pStyle w:val="Heading3"/>
        <w:rPr>
          <w:del w:id="838" w:author="Joey Tatú" w:date="2019-11-27T14:43:00Z"/>
        </w:rPr>
      </w:pPr>
      <w:del w:id="839" w:author="Joey Tatú" w:date="2019-11-27T14:43:00Z">
        <w:r w:rsidRPr="00FD222E" w:rsidDel="00FD222E">
          <w:delText>Alternate flow</w:delText>
        </w:r>
        <w:bookmarkStart w:id="840" w:name="_Toc25763290"/>
        <w:bookmarkStart w:id="841" w:name="_Toc25767682"/>
        <w:bookmarkStart w:id="842" w:name="_Toc26441622"/>
        <w:bookmarkStart w:id="843" w:name="_Toc26441797"/>
        <w:bookmarkStart w:id="844" w:name="_Toc26442668"/>
        <w:bookmarkStart w:id="845" w:name="_Toc26443850"/>
        <w:bookmarkEnd w:id="840"/>
        <w:bookmarkEnd w:id="841"/>
        <w:bookmarkEnd w:id="842"/>
        <w:bookmarkEnd w:id="843"/>
        <w:bookmarkEnd w:id="844"/>
        <w:bookmarkEnd w:id="845"/>
      </w:del>
    </w:p>
    <w:p w14:paraId="752F2DAA" w14:textId="77777777" w:rsidR="009B2F24" w:rsidRPr="00FD222E" w:rsidDel="00FD222E" w:rsidRDefault="009B2F24" w:rsidP="009B2F24">
      <w:pPr>
        <w:pStyle w:val="Heading3"/>
        <w:rPr>
          <w:del w:id="846" w:author="Joey Tatú" w:date="2019-11-27T14:43:00Z"/>
        </w:rPr>
      </w:pPr>
      <w:del w:id="847" w:author="Joey Tatú" w:date="2019-11-27T14:43:00Z">
        <w:r w:rsidRPr="00FD222E" w:rsidDel="00FD222E">
          <w:delText>A1: &lt;Edit Page&gt;</w:delText>
        </w:r>
        <w:bookmarkStart w:id="848" w:name="_Toc25763291"/>
        <w:bookmarkStart w:id="849" w:name="_Toc25767683"/>
        <w:bookmarkStart w:id="850" w:name="_Toc26441623"/>
        <w:bookmarkStart w:id="851" w:name="_Toc26441798"/>
        <w:bookmarkStart w:id="852" w:name="_Toc26442669"/>
        <w:bookmarkStart w:id="853" w:name="_Toc26443851"/>
        <w:bookmarkEnd w:id="848"/>
        <w:bookmarkEnd w:id="849"/>
        <w:bookmarkEnd w:id="850"/>
        <w:bookmarkEnd w:id="851"/>
        <w:bookmarkEnd w:id="852"/>
        <w:bookmarkEnd w:id="853"/>
      </w:del>
    </w:p>
    <w:p w14:paraId="2DF7B750" w14:textId="77777777" w:rsidR="009B2F24" w:rsidRPr="00FD222E" w:rsidDel="00FD222E" w:rsidRDefault="009B2F24" w:rsidP="009B2F24">
      <w:pPr>
        <w:pStyle w:val="Heading3"/>
        <w:rPr>
          <w:del w:id="854" w:author="Joey Tatú" w:date="2019-11-27T14:43:00Z"/>
        </w:rPr>
      </w:pPr>
      <w:del w:id="855" w:author="Joey Tatú" w:date="2019-11-27T14:43:00Z">
        <w:r w:rsidRPr="00FD222E" w:rsidDel="00FD222E">
          <w:delText>The User selects “Edit Artist Page”</w:delText>
        </w:r>
        <w:bookmarkStart w:id="856" w:name="_Toc25763292"/>
        <w:bookmarkStart w:id="857" w:name="_Toc25767684"/>
        <w:bookmarkStart w:id="858" w:name="_Toc26441624"/>
        <w:bookmarkStart w:id="859" w:name="_Toc26441799"/>
        <w:bookmarkStart w:id="860" w:name="_Toc26442670"/>
        <w:bookmarkStart w:id="861" w:name="_Toc26443852"/>
        <w:bookmarkEnd w:id="856"/>
        <w:bookmarkEnd w:id="857"/>
        <w:bookmarkEnd w:id="858"/>
        <w:bookmarkEnd w:id="859"/>
        <w:bookmarkEnd w:id="860"/>
        <w:bookmarkEnd w:id="861"/>
      </w:del>
    </w:p>
    <w:p w14:paraId="134048EA" w14:textId="77777777" w:rsidR="009B2F24" w:rsidRPr="00FD222E" w:rsidDel="00FD222E" w:rsidRDefault="009B2F24" w:rsidP="009B2F24">
      <w:pPr>
        <w:pStyle w:val="Heading3"/>
        <w:rPr>
          <w:del w:id="862" w:author="Joey Tatú" w:date="2019-11-27T14:43:00Z"/>
        </w:rPr>
      </w:pPr>
      <w:del w:id="863" w:author="Joey Tatú" w:date="2019-11-27T14:43:00Z">
        <w:r w:rsidRPr="00FD222E" w:rsidDel="00FD222E">
          <w:delText>&lt;Returns to number 2 in Main Flow&gt;</w:delText>
        </w:r>
        <w:bookmarkStart w:id="864" w:name="_Toc25763293"/>
        <w:bookmarkStart w:id="865" w:name="_Toc25767685"/>
        <w:bookmarkStart w:id="866" w:name="_Toc26441625"/>
        <w:bookmarkStart w:id="867" w:name="_Toc26441800"/>
        <w:bookmarkStart w:id="868" w:name="_Toc26442671"/>
        <w:bookmarkStart w:id="869" w:name="_Toc26443853"/>
        <w:bookmarkEnd w:id="864"/>
        <w:bookmarkEnd w:id="865"/>
        <w:bookmarkEnd w:id="866"/>
        <w:bookmarkEnd w:id="867"/>
        <w:bookmarkEnd w:id="868"/>
        <w:bookmarkEnd w:id="869"/>
      </w:del>
    </w:p>
    <w:p w14:paraId="2439EC1C" w14:textId="77777777" w:rsidR="009B2F24" w:rsidRPr="00FD222E" w:rsidDel="00FD222E" w:rsidRDefault="009B2F24" w:rsidP="009B2F24">
      <w:pPr>
        <w:pStyle w:val="Heading3"/>
        <w:rPr>
          <w:del w:id="870" w:author="Joey Tatú" w:date="2019-11-27T14:43:00Z"/>
        </w:rPr>
      </w:pPr>
      <w:del w:id="871" w:author="Joey Tatú" w:date="2019-11-27T14:43:00Z">
        <w:r w:rsidRPr="00FD222E" w:rsidDel="00FD222E">
          <w:delText xml:space="preserve">The System loads the Artist’s Page information from the database. </w:delText>
        </w:r>
        <w:bookmarkStart w:id="872" w:name="_Toc25763294"/>
        <w:bookmarkStart w:id="873" w:name="_Toc25767686"/>
        <w:bookmarkStart w:id="874" w:name="_Toc26441626"/>
        <w:bookmarkStart w:id="875" w:name="_Toc26441801"/>
        <w:bookmarkStart w:id="876" w:name="_Toc26442672"/>
        <w:bookmarkStart w:id="877" w:name="_Toc26443854"/>
        <w:bookmarkEnd w:id="872"/>
        <w:bookmarkEnd w:id="873"/>
        <w:bookmarkEnd w:id="874"/>
        <w:bookmarkEnd w:id="875"/>
        <w:bookmarkEnd w:id="876"/>
        <w:bookmarkEnd w:id="877"/>
      </w:del>
    </w:p>
    <w:p w14:paraId="5D23C35D" w14:textId="77777777" w:rsidR="009B2F24" w:rsidRPr="00FD222E" w:rsidDel="00FD222E" w:rsidRDefault="009B2F24" w:rsidP="009B2F24">
      <w:pPr>
        <w:pStyle w:val="Heading3"/>
        <w:rPr>
          <w:del w:id="878" w:author="Joey Tatú" w:date="2019-11-27T14:43:00Z"/>
        </w:rPr>
      </w:pPr>
      <w:del w:id="879" w:author="Joey Tatú" w:date="2019-11-27T14:43:00Z">
        <w:r w:rsidRPr="00FD222E" w:rsidDel="00FD222E">
          <w:delText>&lt;Returns to number 3 in Main Flow&gt;</w:delText>
        </w:r>
        <w:bookmarkStart w:id="880" w:name="_Toc25763295"/>
        <w:bookmarkStart w:id="881" w:name="_Toc25767687"/>
        <w:bookmarkStart w:id="882" w:name="_Toc26441627"/>
        <w:bookmarkStart w:id="883" w:name="_Toc26441802"/>
        <w:bookmarkStart w:id="884" w:name="_Toc26442673"/>
        <w:bookmarkStart w:id="885" w:name="_Toc26443855"/>
        <w:bookmarkEnd w:id="880"/>
        <w:bookmarkEnd w:id="881"/>
        <w:bookmarkEnd w:id="882"/>
        <w:bookmarkEnd w:id="883"/>
        <w:bookmarkEnd w:id="884"/>
        <w:bookmarkEnd w:id="885"/>
      </w:del>
    </w:p>
    <w:p w14:paraId="400AB4C8" w14:textId="77777777" w:rsidR="009B2F24" w:rsidRPr="00FD222E" w:rsidDel="00FD222E" w:rsidRDefault="009B2F24" w:rsidP="009B2F24">
      <w:pPr>
        <w:pStyle w:val="Heading3"/>
        <w:rPr>
          <w:del w:id="886" w:author="Joey Tatú" w:date="2019-11-27T14:43:00Z"/>
        </w:rPr>
      </w:pPr>
      <w:bookmarkStart w:id="887" w:name="_Toc25763296"/>
      <w:bookmarkStart w:id="888" w:name="_Toc25767688"/>
      <w:bookmarkStart w:id="889" w:name="_Toc26441628"/>
      <w:bookmarkStart w:id="890" w:name="_Toc26441803"/>
      <w:bookmarkStart w:id="891" w:name="_Toc26442674"/>
      <w:bookmarkStart w:id="892" w:name="_Toc26443856"/>
      <w:bookmarkEnd w:id="887"/>
      <w:bookmarkEnd w:id="888"/>
      <w:bookmarkEnd w:id="889"/>
      <w:bookmarkEnd w:id="890"/>
      <w:bookmarkEnd w:id="891"/>
      <w:bookmarkEnd w:id="892"/>
    </w:p>
    <w:p w14:paraId="75C62901" w14:textId="77777777" w:rsidR="009B2F24" w:rsidRPr="00FD222E" w:rsidDel="00FD222E" w:rsidRDefault="009B2F24" w:rsidP="009B2F24">
      <w:pPr>
        <w:pStyle w:val="Heading3"/>
        <w:rPr>
          <w:del w:id="893" w:author="Joey Tatú" w:date="2019-11-27T14:43:00Z"/>
        </w:rPr>
      </w:pPr>
      <w:bookmarkStart w:id="894" w:name="_Toc25763297"/>
      <w:bookmarkStart w:id="895" w:name="_Toc25767689"/>
      <w:bookmarkStart w:id="896" w:name="_Toc26441629"/>
      <w:bookmarkStart w:id="897" w:name="_Toc26441804"/>
      <w:bookmarkStart w:id="898" w:name="_Toc26442675"/>
      <w:bookmarkStart w:id="899" w:name="_Toc26443857"/>
      <w:bookmarkEnd w:id="894"/>
      <w:bookmarkEnd w:id="895"/>
      <w:bookmarkEnd w:id="896"/>
      <w:bookmarkEnd w:id="897"/>
      <w:bookmarkEnd w:id="898"/>
      <w:bookmarkEnd w:id="899"/>
    </w:p>
    <w:p w14:paraId="4E200F16" w14:textId="77777777" w:rsidR="009B2F24" w:rsidRPr="00FD222E" w:rsidDel="00FD222E" w:rsidRDefault="009B2F24" w:rsidP="009B2F24">
      <w:pPr>
        <w:pStyle w:val="Heading3"/>
        <w:rPr>
          <w:del w:id="900" w:author="Joey Tatú" w:date="2019-11-27T14:43:00Z"/>
        </w:rPr>
      </w:pPr>
      <w:del w:id="901" w:author="Joey Tatú" w:date="2019-11-27T14:43:00Z">
        <w:r w:rsidRPr="00FD222E" w:rsidDel="00FD222E">
          <w:delText>Exceptional flow</w:delText>
        </w:r>
        <w:bookmarkStart w:id="902" w:name="_Toc25763298"/>
        <w:bookmarkStart w:id="903" w:name="_Toc25767690"/>
        <w:bookmarkStart w:id="904" w:name="_Toc26441630"/>
        <w:bookmarkStart w:id="905" w:name="_Toc26441805"/>
        <w:bookmarkStart w:id="906" w:name="_Toc26442676"/>
        <w:bookmarkStart w:id="907" w:name="_Toc26443858"/>
        <w:bookmarkEnd w:id="902"/>
        <w:bookmarkEnd w:id="903"/>
        <w:bookmarkEnd w:id="904"/>
        <w:bookmarkEnd w:id="905"/>
        <w:bookmarkEnd w:id="906"/>
        <w:bookmarkEnd w:id="907"/>
      </w:del>
    </w:p>
    <w:p w14:paraId="3EEFA56B" w14:textId="77777777" w:rsidR="009B2F24" w:rsidRPr="00FD222E" w:rsidDel="00FD222E" w:rsidRDefault="009B2F24" w:rsidP="009B2F24">
      <w:pPr>
        <w:pStyle w:val="Heading3"/>
        <w:rPr>
          <w:del w:id="908" w:author="Joey Tatú" w:date="2019-11-27T14:43:00Z"/>
        </w:rPr>
      </w:pPr>
      <w:del w:id="909" w:author="Joey Tatú" w:date="2019-11-27T14:43:00Z">
        <w:r w:rsidRPr="00FD222E" w:rsidDel="00FD222E">
          <w:delText xml:space="preserve">E1: System cannot connect to </w:delText>
        </w:r>
      </w:del>
      <w:del w:id="910" w:author="Joey Tatú" w:date="2019-11-27T14:21:00Z">
        <w:r w:rsidRPr="00FD222E" w:rsidDel="0060759B">
          <w:delText>MySQL</w:delText>
        </w:r>
      </w:del>
      <w:bookmarkStart w:id="911" w:name="_Toc25763299"/>
      <w:bookmarkStart w:id="912" w:name="_Toc25767691"/>
      <w:bookmarkStart w:id="913" w:name="_Toc26441631"/>
      <w:bookmarkStart w:id="914" w:name="_Toc26441806"/>
      <w:bookmarkStart w:id="915" w:name="_Toc26442677"/>
      <w:bookmarkStart w:id="916" w:name="_Toc26443859"/>
      <w:bookmarkEnd w:id="911"/>
      <w:bookmarkEnd w:id="912"/>
      <w:bookmarkEnd w:id="913"/>
      <w:bookmarkEnd w:id="914"/>
      <w:bookmarkEnd w:id="915"/>
      <w:bookmarkEnd w:id="916"/>
    </w:p>
    <w:p w14:paraId="0AA9DF54" w14:textId="77777777" w:rsidR="009B2F24" w:rsidRPr="00FD222E" w:rsidDel="00FD222E" w:rsidRDefault="009B2F24" w:rsidP="009B2F24">
      <w:pPr>
        <w:pStyle w:val="Heading3"/>
        <w:rPr>
          <w:del w:id="917" w:author="Joey Tatú" w:date="2019-11-27T14:43:00Z"/>
        </w:rPr>
      </w:pPr>
      <w:del w:id="918" w:author="Joey Tatú" w:date="2019-11-27T14:43:00Z">
        <w:r w:rsidRPr="00FD222E" w:rsidDel="00FD222E">
          <w:delText xml:space="preserve">The System cannot connect </w:delText>
        </w:r>
      </w:del>
      <w:del w:id="919" w:author="Joey Tatú" w:date="2019-11-27T14:21:00Z">
        <w:r w:rsidRPr="00FD222E" w:rsidDel="0060759B">
          <w:delText>MySQL</w:delText>
        </w:r>
      </w:del>
      <w:del w:id="920" w:author="Joey Tatú" w:date="2019-11-27T14:43:00Z">
        <w:r w:rsidRPr="00FD222E" w:rsidDel="00FD222E">
          <w:delText xml:space="preserve"> Database</w:delText>
        </w:r>
        <w:bookmarkStart w:id="921" w:name="_Toc25763300"/>
        <w:bookmarkStart w:id="922" w:name="_Toc25767692"/>
        <w:bookmarkStart w:id="923" w:name="_Toc26441632"/>
        <w:bookmarkStart w:id="924" w:name="_Toc26441807"/>
        <w:bookmarkStart w:id="925" w:name="_Toc26442678"/>
        <w:bookmarkStart w:id="926" w:name="_Toc26443860"/>
        <w:bookmarkEnd w:id="921"/>
        <w:bookmarkEnd w:id="922"/>
        <w:bookmarkEnd w:id="923"/>
        <w:bookmarkEnd w:id="924"/>
        <w:bookmarkEnd w:id="925"/>
        <w:bookmarkEnd w:id="926"/>
      </w:del>
    </w:p>
    <w:p w14:paraId="31E94ABF" w14:textId="77777777" w:rsidR="009B2F24" w:rsidRPr="00FD222E" w:rsidDel="00FD222E" w:rsidRDefault="009B2F24" w:rsidP="009B2F24">
      <w:pPr>
        <w:pStyle w:val="Heading3"/>
        <w:rPr>
          <w:del w:id="927" w:author="Joey Tatú" w:date="2019-11-27T14:43:00Z"/>
        </w:rPr>
      </w:pPr>
      <w:del w:id="928" w:author="Joey Tatú" w:date="2019-11-27T14:43:00Z">
        <w:r w:rsidRPr="00FD222E" w:rsidDel="00FD222E">
          <w:delText>The System displays a message to the user sating that technical difficulties are occurring.</w:delText>
        </w:r>
        <w:bookmarkStart w:id="929" w:name="_Toc25763301"/>
        <w:bookmarkStart w:id="930" w:name="_Toc25767693"/>
        <w:bookmarkStart w:id="931" w:name="_Toc26441633"/>
        <w:bookmarkStart w:id="932" w:name="_Toc26441808"/>
        <w:bookmarkStart w:id="933" w:name="_Toc26442679"/>
        <w:bookmarkStart w:id="934" w:name="_Toc26443861"/>
        <w:bookmarkEnd w:id="929"/>
        <w:bookmarkEnd w:id="930"/>
        <w:bookmarkEnd w:id="931"/>
        <w:bookmarkEnd w:id="932"/>
        <w:bookmarkEnd w:id="933"/>
        <w:bookmarkEnd w:id="934"/>
      </w:del>
    </w:p>
    <w:p w14:paraId="5DE541D3" w14:textId="77777777" w:rsidR="009B2F24" w:rsidRPr="00FD222E" w:rsidDel="00FD222E" w:rsidRDefault="009B2F24" w:rsidP="009B2F24">
      <w:pPr>
        <w:pStyle w:val="Heading3"/>
        <w:rPr>
          <w:del w:id="935" w:author="Joey Tatú" w:date="2019-11-27T14:43:00Z"/>
        </w:rPr>
      </w:pPr>
      <w:del w:id="936" w:author="Joey Tatú" w:date="2019-11-27T14:43:00Z">
        <w:r w:rsidRPr="00FD222E" w:rsidDel="00FD222E">
          <w:delText>The System stores what happened into an error log.</w:delText>
        </w:r>
        <w:bookmarkStart w:id="937" w:name="_Toc25763302"/>
        <w:bookmarkStart w:id="938" w:name="_Toc25767694"/>
        <w:bookmarkStart w:id="939" w:name="_Toc26441634"/>
        <w:bookmarkStart w:id="940" w:name="_Toc26441809"/>
        <w:bookmarkStart w:id="941" w:name="_Toc26442680"/>
        <w:bookmarkStart w:id="942" w:name="_Toc26443862"/>
        <w:bookmarkEnd w:id="937"/>
        <w:bookmarkEnd w:id="938"/>
        <w:bookmarkEnd w:id="939"/>
        <w:bookmarkEnd w:id="940"/>
        <w:bookmarkEnd w:id="941"/>
        <w:bookmarkEnd w:id="942"/>
      </w:del>
    </w:p>
    <w:p w14:paraId="3F1B1D96" w14:textId="77777777" w:rsidR="009B2F24" w:rsidRPr="00FD222E" w:rsidDel="00FD222E" w:rsidRDefault="009B2F24" w:rsidP="009B2F24">
      <w:pPr>
        <w:pStyle w:val="Heading3"/>
        <w:rPr>
          <w:del w:id="943" w:author="Joey Tatú" w:date="2019-11-27T14:43:00Z"/>
        </w:rPr>
      </w:pPr>
      <w:del w:id="944" w:author="Joey Tatú" w:date="2019-11-27T14:43:00Z">
        <w:r w:rsidRPr="00FD222E" w:rsidDel="00FD222E">
          <w:delText>&lt;Returns to number 1 in Main Flow&gt;</w:delText>
        </w:r>
        <w:bookmarkStart w:id="945" w:name="_Toc25763303"/>
        <w:bookmarkStart w:id="946" w:name="_Toc25767695"/>
        <w:bookmarkStart w:id="947" w:name="_Toc26441635"/>
        <w:bookmarkStart w:id="948" w:name="_Toc26441810"/>
        <w:bookmarkStart w:id="949" w:name="_Toc26442681"/>
        <w:bookmarkStart w:id="950" w:name="_Toc26443863"/>
        <w:bookmarkEnd w:id="945"/>
        <w:bookmarkEnd w:id="946"/>
        <w:bookmarkEnd w:id="947"/>
        <w:bookmarkEnd w:id="948"/>
        <w:bookmarkEnd w:id="949"/>
        <w:bookmarkEnd w:id="950"/>
      </w:del>
    </w:p>
    <w:p w14:paraId="0E4AC67B" w14:textId="77777777" w:rsidR="009B2F24" w:rsidRPr="00FD222E" w:rsidDel="00FD222E" w:rsidRDefault="009B2F24" w:rsidP="009B2F24">
      <w:pPr>
        <w:pStyle w:val="Heading3"/>
        <w:rPr>
          <w:del w:id="951" w:author="Joey Tatú" w:date="2019-11-27T14:43:00Z"/>
        </w:rPr>
      </w:pPr>
      <w:bookmarkStart w:id="952" w:name="_Toc25763304"/>
      <w:bookmarkStart w:id="953" w:name="_Toc25767696"/>
      <w:bookmarkStart w:id="954" w:name="_Toc26441636"/>
      <w:bookmarkStart w:id="955" w:name="_Toc26441811"/>
      <w:bookmarkStart w:id="956" w:name="_Toc26442682"/>
      <w:bookmarkStart w:id="957" w:name="_Toc26443864"/>
      <w:bookmarkEnd w:id="952"/>
      <w:bookmarkEnd w:id="953"/>
      <w:bookmarkEnd w:id="954"/>
      <w:bookmarkEnd w:id="955"/>
      <w:bookmarkEnd w:id="956"/>
      <w:bookmarkEnd w:id="957"/>
    </w:p>
    <w:p w14:paraId="65AD1EFE" w14:textId="77777777" w:rsidR="009B2F24" w:rsidRPr="00FD222E" w:rsidDel="00FD222E" w:rsidRDefault="009B2F24" w:rsidP="009B2F24">
      <w:pPr>
        <w:pStyle w:val="Heading3"/>
        <w:rPr>
          <w:del w:id="958" w:author="Joey Tatú" w:date="2019-11-27T14:43:00Z"/>
        </w:rPr>
      </w:pPr>
      <w:del w:id="959" w:author="Joey Tatú" w:date="2019-11-27T14:43:00Z">
        <w:r w:rsidRPr="00FD222E" w:rsidDel="00FD222E">
          <w:delText>Termination</w:delText>
        </w:r>
        <w:bookmarkStart w:id="960" w:name="_Toc25763305"/>
        <w:bookmarkStart w:id="961" w:name="_Toc25767697"/>
        <w:bookmarkStart w:id="962" w:name="_Toc26441637"/>
        <w:bookmarkStart w:id="963" w:name="_Toc26441812"/>
        <w:bookmarkStart w:id="964" w:name="_Toc26442683"/>
        <w:bookmarkStart w:id="965" w:name="_Toc26443865"/>
        <w:bookmarkEnd w:id="960"/>
        <w:bookmarkEnd w:id="961"/>
        <w:bookmarkEnd w:id="962"/>
        <w:bookmarkEnd w:id="963"/>
        <w:bookmarkEnd w:id="964"/>
        <w:bookmarkEnd w:id="965"/>
      </w:del>
    </w:p>
    <w:p w14:paraId="3D8AECF6" w14:textId="77777777" w:rsidR="009B2F24" w:rsidRPr="00FD222E" w:rsidDel="00FD222E" w:rsidRDefault="009B2F24" w:rsidP="009B2F24">
      <w:pPr>
        <w:pStyle w:val="Heading3"/>
        <w:rPr>
          <w:del w:id="966" w:author="Joey Tatú" w:date="2019-11-27T14:43:00Z"/>
        </w:rPr>
      </w:pPr>
      <w:del w:id="967" w:author="Joey Tatú" w:date="2019-11-27T14:43:00Z">
        <w:r w:rsidRPr="00FD222E" w:rsidDel="00FD222E">
          <w:delText>This Use Case is terminated when the Artist has successfully created or edited their Artist Page.</w:delText>
        </w:r>
        <w:bookmarkStart w:id="968" w:name="_Toc25763306"/>
        <w:bookmarkStart w:id="969" w:name="_Toc25767698"/>
        <w:bookmarkStart w:id="970" w:name="_Toc26441638"/>
        <w:bookmarkStart w:id="971" w:name="_Toc26441813"/>
        <w:bookmarkStart w:id="972" w:name="_Toc26442684"/>
        <w:bookmarkStart w:id="973" w:name="_Toc26443866"/>
        <w:bookmarkEnd w:id="968"/>
        <w:bookmarkEnd w:id="969"/>
        <w:bookmarkEnd w:id="970"/>
        <w:bookmarkEnd w:id="971"/>
        <w:bookmarkEnd w:id="972"/>
        <w:bookmarkEnd w:id="973"/>
      </w:del>
    </w:p>
    <w:p w14:paraId="15B1686B" w14:textId="77777777" w:rsidR="009B2F24" w:rsidRPr="00FD222E" w:rsidDel="00FD222E" w:rsidRDefault="009B2F24" w:rsidP="009B2F24">
      <w:pPr>
        <w:pStyle w:val="Heading3"/>
        <w:rPr>
          <w:del w:id="974" w:author="Joey Tatú" w:date="2019-11-27T14:43:00Z"/>
        </w:rPr>
      </w:pPr>
      <w:bookmarkStart w:id="975" w:name="_Toc25763307"/>
      <w:bookmarkStart w:id="976" w:name="_Toc25767699"/>
      <w:bookmarkStart w:id="977" w:name="_Toc26441639"/>
      <w:bookmarkStart w:id="978" w:name="_Toc26441814"/>
      <w:bookmarkStart w:id="979" w:name="_Toc26442685"/>
      <w:bookmarkStart w:id="980" w:name="_Toc26443867"/>
      <w:bookmarkEnd w:id="975"/>
      <w:bookmarkEnd w:id="976"/>
      <w:bookmarkEnd w:id="977"/>
      <w:bookmarkEnd w:id="978"/>
      <w:bookmarkEnd w:id="979"/>
      <w:bookmarkEnd w:id="980"/>
    </w:p>
    <w:p w14:paraId="51FF9C8C" w14:textId="77777777" w:rsidR="009B2F24" w:rsidRPr="00FD222E" w:rsidDel="00FD222E" w:rsidRDefault="009B2F24" w:rsidP="009B2F24">
      <w:pPr>
        <w:pStyle w:val="Heading3"/>
        <w:rPr>
          <w:del w:id="981" w:author="Joey Tatú" w:date="2019-11-27T14:43:00Z"/>
        </w:rPr>
      </w:pPr>
      <w:del w:id="982" w:author="Joey Tatú" w:date="2019-11-27T14:43:00Z">
        <w:r w:rsidRPr="00FD222E" w:rsidDel="00FD222E">
          <w:delText>Post condition</w:delText>
        </w:r>
        <w:bookmarkStart w:id="983" w:name="_Toc25763308"/>
        <w:bookmarkStart w:id="984" w:name="_Toc25767700"/>
        <w:bookmarkStart w:id="985" w:name="_Toc26441640"/>
        <w:bookmarkStart w:id="986" w:name="_Toc26441815"/>
        <w:bookmarkStart w:id="987" w:name="_Toc26442686"/>
        <w:bookmarkStart w:id="988" w:name="_Toc26443868"/>
        <w:bookmarkEnd w:id="983"/>
        <w:bookmarkEnd w:id="984"/>
        <w:bookmarkEnd w:id="985"/>
        <w:bookmarkEnd w:id="986"/>
        <w:bookmarkEnd w:id="987"/>
        <w:bookmarkEnd w:id="988"/>
      </w:del>
    </w:p>
    <w:p w14:paraId="5625923B" w14:textId="77777777" w:rsidR="009B2F24" w:rsidRPr="00FD222E" w:rsidDel="00FD222E" w:rsidRDefault="009B2F24" w:rsidP="009B2F24">
      <w:pPr>
        <w:pStyle w:val="Heading3"/>
        <w:rPr>
          <w:del w:id="989" w:author="Joey Tatú" w:date="2019-11-27T14:43:00Z"/>
        </w:rPr>
      </w:pPr>
      <w:del w:id="990" w:author="Joey Tatú" w:date="2019-11-27T14:43:00Z">
        <w:r w:rsidRPr="00FD222E" w:rsidDel="00FD222E">
          <w:delText>The System goes into a wait state</w:delText>
        </w:r>
        <w:bookmarkStart w:id="991" w:name="_Toc25763309"/>
        <w:bookmarkStart w:id="992" w:name="_Toc25767701"/>
        <w:bookmarkStart w:id="993" w:name="_Toc26441641"/>
        <w:bookmarkStart w:id="994" w:name="_Toc26441816"/>
        <w:bookmarkStart w:id="995" w:name="_Toc26442687"/>
        <w:bookmarkStart w:id="996" w:name="_Toc26443869"/>
        <w:bookmarkEnd w:id="991"/>
        <w:bookmarkEnd w:id="992"/>
        <w:bookmarkEnd w:id="993"/>
        <w:bookmarkEnd w:id="994"/>
        <w:bookmarkEnd w:id="995"/>
        <w:bookmarkEnd w:id="996"/>
      </w:del>
    </w:p>
    <w:p w14:paraId="7A67C66F" w14:textId="77777777" w:rsidR="009B2F24" w:rsidRPr="00FD222E" w:rsidDel="00FD222E" w:rsidRDefault="009B2F24" w:rsidP="009B2F24">
      <w:pPr>
        <w:pStyle w:val="Heading3"/>
        <w:rPr>
          <w:del w:id="997" w:author="Joey Tatú" w:date="2019-11-27T14:43:00Z"/>
        </w:rPr>
      </w:pPr>
      <w:bookmarkStart w:id="998" w:name="_Toc25763310"/>
      <w:bookmarkStart w:id="999" w:name="_Toc25767702"/>
      <w:bookmarkStart w:id="1000" w:name="_Toc26441642"/>
      <w:bookmarkStart w:id="1001" w:name="_Toc26441817"/>
      <w:bookmarkStart w:id="1002" w:name="_Toc26442688"/>
      <w:bookmarkStart w:id="1003" w:name="_Toc26443870"/>
      <w:bookmarkEnd w:id="998"/>
      <w:bookmarkEnd w:id="999"/>
      <w:bookmarkEnd w:id="1000"/>
      <w:bookmarkEnd w:id="1001"/>
      <w:bookmarkEnd w:id="1002"/>
      <w:bookmarkEnd w:id="1003"/>
    </w:p>
    <w:p w14:paraId="7A348AD4" w14:textId="77777777" w:rsidR="009B2F24" w:rsidRPr="00FD222E" w:rsidRDefault="009B2F24" w:rsidP="009B2F24">
      <w:pPr>
        <w:pStyle w:val="Heading3"/>
      </w:pPr>
      <w:bookmarkStart w:id="1004" w:name="_Toc25767703"/>
      <w:bookmarkStart w:id="1005" w:name="_Toc26443871"/>
      <w:r w:rsidRPr="00FD222E">
        <w:t xml:space="preserve">Requirement </w:t>
      </w:r>
      <w:del w:id="1006" w:author="Joey Tatú" w:date="2019-11-27T14:44:00Z">
        <w:r w:rsidRPr="00FD222E" w:rsidDel="00FD222E">
          <w:delText>3</w:delText>
        </w:r>
      </w:del>
      <w:ins w:id="1007" w:author="Joey Tatú" w:date="2019-11-27T14:44:00Z">
        <w:r w:rsidRPr="00FD222E">
          <w:t>1</w:t>
        </w:r>
      </w:ins>
      <w:r w:rsidRPr="00FD222E">
        <w:t>: Create</w:t>
      </w:r>
      <w:del w:id="1008" w:author="Joey Tatú" w:date="2019-11-27T14:44:00Z">
        <w:r w:rsidRPr="00FD222E" w:rsidDel="00FD222E">
          <w:delText xml:space="preserve"> Work</w:delText>
        </w:r>
      </w:del>
      <w:r w:rsidRPr="00FD222E">
        <w:t xml:space="preserve"> Schedule</w:t>
      </w:r>
      <w:bookmarkEnd w:id="1004"/>
      <w:bookmarkEnd w:id="1005"/>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009" w:author="Joey Tatú" w:date="2019-11-27T14:22:00Z">
        <w:r w:rsidRPr="00FD222E" w:rsidDel="0060759B">
          <w:delText>Setched</w:delText>
        </w:r>
      </w:del>
      <w:proofErr w:type="spellStart"/>
      <w:ins w:id="1010"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011"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commentRangeStart w:id="1012"/>
      <w:ins w:id="1013"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commentRangeEnd w:id="1012"/>
      <w:r>
        <w:rPr>
          <w:rStyle w:val="CommentReference"/>
        </w:rPr>
        <w:commentReference w:id="1012"/>
      </w:r>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014" w:author="Joey Tatú" w:date="2019-11-27T14:49:00Z"/>
        </w:rPr>
      </w:pPr>
      <w:del w:id="1015"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016" w:author="Joey Tatú" w:date="2019-11-27T14:21:00Z">
        <w:r w:rsidRPr="00FD222E" w:rsidDel="0060759B">
          <w:delText>MySQL</w:delText>
        </w:r>
      </w:del>
      <w:del w:id="1017"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018" w:author="Joey Tatú" w:date="2019-11-27T14:49:00Z"/>
        </w:rPr>
      </w:pPr>
      <w:del w:id="1019" w:author="Joey Tatú" w:date="2019-11-27T14:49:00Z">
        <w:r w:rsidRPr="00FD222E" w:rsidDel="00FD222E">
          <w:delText xml:space="preserve">Appointments (Artist) and bookings (Client) are displayed on a calendar on the website, but stored in the </w:delText>
        </w:r>
      </w:del>
      <w:del w:id="1020" w:author="Joey Tatú" w:date="2019-11-27T14:21:00Z">
        <w:r w:rsidRPr="00FD222E" w:rsidDel="0060759B">
          <w:delText>MySQL</w:delText>
        </w:r>
      </w:del>
      <w:del w:id="1021"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022" w:author="Joey Tatú" w:date="2019-11-27T14:47:00Z">
        <w:r w:rsidRPr="00FD222E" w:rsidDel="00FD222E">
          <w:delText>selects “Appointments” on their home menu.</w:delText>
        </w:r>
      </w:del>
      <w:ins w:id="1023"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024" w:author="Joey Tatú" w:date="2019-11-27T14:47:00Z"/>
          <w:b/>
        </w:rPr>
      </w:pPr>
      <w:r w:rsidRPr="00FD222E">
        <w:rPr>
          <w:b/>
        </w:rPr>
        <w:t>Main flow</w:t>
      </w:r>
    </w:p>
    <w:p w14:paraId="47B97639" w14:textId="77777777" w:rsidR="009B2F24" w:rsidRPr="00FD222E" w:rsidRDefault="009B2F24" w:rsidP="009B2F24">
      <w:pPr>
        <w:ind w:left="789" w:firstLine="504"/>
        <w:rPr>
          <w:rPrChange w:id="1025" w:author="Joey Tatú" w:date="2019-11-27T14:49:00Z">
            <w:rPr>
              <w:b/>
            </w:rPr>
          </w:rPrChange>
        </w:rPr>
        <w:pPrChange w:id="1026" w:author="Joey Tatú" w:date="2019-11-27T14:55:00Z">
          <w:pPr>
            <w:ind w:left="576"/>
          </w:pPr>
        </w:pPrChange>
      </w:pPr>
      <w:ins w:id="1027" w:author="Joey Tatú" w:date="2019-11-27T14:48:00Z">
        <w:r w:rsidRPr="00FD222E">
          <w:rPr>
            <w:rPrChange w:id="1028"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029" w:author="Joey Tatú" w:date="2019-11-27T14:49:00Z">
            <w:rPr>
              <w:strike/>
            </w:rPr>
          </w:rPrChange>
        </w:rPr>
        <w:t>The</w:t>
      </w:r>
      <w:r>
        <w:t xml:space="preserve"> Artist signs up on the System</w:t>
      </w:r>
      <w:del w:id="1030" w:author="Joey Tatú" w:date="2019-11-27T14:53:00Z">
        <w:r w:rsidDel="008F6099">
          <w:delText xml:space="preserve"> the sign-up bu</w:delText>
        </w:r>
      </w:del>
      <w:r>
        <w:t>.</w:t>
      </w:r>
      <w:ins w:id="1031" w:author="Joey Tatú" w:date="2019-11-27T15:41:00Z">
        <w:r>
          <w:t xml:space="preserve"> </w:t>
        </w:r>
      </w:ins>
      <w:ins w:id="1032" w:author="Joey Tatú" w:date="2019-11-27T15:42:00Z">
        <w:r>
          <w:t>&lt;</w:t>
        </w:r>
      </w:ins>
      <w:ins w:id="1033"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034" w:author="Joey Tatú" w:date="2019-11-27T14:53:00Z"/>
        </w:rPr>
      </w:pPr>
      <w:r>
        <w:t>The Artist inputs their email, password, password again and indicates they are an Artist</w:t>
      </w:r>
      <w:ins w:id="1035" w:author="Joey Tatú" w:date="2019-11-27T14:52:00Z">
        <w:r>
          <w:t xml:space="preserve">, and </w:t>
        </w:r>
      </w:ins>
      <w:r>
        <w:t>then continues.</w:t>
      </w:r>
      <w:del w:id="1036" w:author="Joey Tatú" w:date="2019-11-27T14:52:00Z">
        <w:r w:rsidDel="008F6099">
          <w:delText>.</w:delText>
        </w:r>
      </w:del>
    </w:p>
    <w:p w14:paraId="6DC0D00A" w14:textId="77777777" w:rsidR="009B2F24" w:rsidRDefault="009B2F24" w:rsidP="009B2F24">
      <w:pPr>
        <w:numPr>
          <w:ilvl w:val="0"/>
          <w:numId w:val="76"/>
        </w:numPr>
        <w:spacing w:line="240" w:lineRule="auto"/>
        <w:rPr>
          <w:ins w:id="1037" w:author="Joey Tatú" w:date="2019-11-27T14:53:00Z"/>
        </w:rPr>
      </w:pPr>
      <w:ins w:id="1038"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039" w:author="Joey Tatú" w:date="2019-11-27T14:54:00Z"/>
        </w:rPr>
      </w:pPr>
      <w:ins w:id="1040" w:author="Joey Tatú" w:date="2019-11-27T14:53:00Z">
        <w:r>
          <w:t>The System send</w:t>
        </w:r>
      </w:ins>
      <w:ins w:id="1041" w:author="Joey Tatú" w:date="2019-11-27T14:54:00Z">
        <w:r>
          <w:t>s</w:t>
        </w:r>
      </w:ins>
      <w:ins w:id="1042" w:author="Joey Tatú" w:date="2019-11-27T14:53:00Z">
        <w:r>
          <w:t xml:space="preserve"> the data to the Database.</w:t>
        </w:r>
      </w:ins>
      <w:ins w:id="1043" w:author="Joey Tatú" w:date="2019-11-27T15:41:00Z">
        <w:r>
          <w:t xml:space="preserve"> &lt;See E1&gt;</w:t>
        </w:r>
      </w:ins>
    </w:p>
    <w:p w14:paraId="47534F22" w14:textId="77777777" w:rsidR="009B2F24" w:rsidRDefault="009B2F24" w:rsidP="009B2F24">
      <w:pPr>
        <w:numPr>
          <w:ilvl w:val="0"/>
          <w:numId w:val="76"/>
        </w:numPr>
        <w:spacing w:line="240" w:lineRule="auto"/>
        <w:rPr>
          <w:ins w:id="1044" w:author="Joey Tatú" w:date="2019-11-27T14:54:00Z"/>
        </w:rPr>
      </w:pPr>
      <w:ins w:id="1045" w:author="Joey Tatú" w:date="2019-11-27T14:54:00Z">
        <w:r>
          <w:t>The System receives a response from the Database</w:t>
        </w:r>
      </w:ins>
    </w:p>
    <w:p w14:paraId="620FADA8" w14:textId="77777777" w:rsidR="009B2F24" w:rsidRDefault="009B2F24" w:rsidP="009B2F24">
      <w:pPr>
        <w:numPr>
          <w:ilvl w:val="0"/>
          <w:numId w:val="76"/>
        </w:numPr>
        <w:spacing w:line="240" w:lineRule="auto"/>
        <w:rPr>
          <w:ins w:id="1046" w:author="Joey Tatú" w:date="2019-11-27T14:55:00Z"/>
        </w:rPr>
      </w:pPr>
      <w:ins w:id="1047" w:author="Joey Tatú" w:date="2019-11-27T14:54:00Z">
        <w:r>
          <w:t>The System shows the Artist the home menu for artist</w:t>
        </w:r>
      </w:ins>
      <w:ins w:id="1048" w:author="Joey Tatú" w:date="2019-11-27T14:55:00Z">
        <w:r>
          <w:t>s.</w:t>
        </w:r>
      </w:ins>
    </w:p>
    <w:p w14:paraId="0E85EBDD" w14:textId="77777777" w:rsidR="009B2F24" w:rsidRDefault="009B2F24" w:rsidP="009B2F24">
      <w:pPr>
        <w:ind w:left="1293"/>
        <w:rPr>
          <w:ins w:id="1049" w:author="Joey Tatú" w:date="2019-11-27T14:55:00Z"/>
        </w:rPr>
      </w:pPr>
    </w:p>
    <w:p w14:paraId="42B62AFE" w14:textId="77777777" w:rsidR="009B2F24" w:rsidRDefault="009B2F24" w:rsidP="009B2F24">
      <w:pPr>
        <w:ind w:left="789" w:firstLine="504"/>
        <w:rPr>
          <w:ins w:id="1050" w:author="Joey Tatú" w:date="2019-11-27T15:28:00Z"/>
        </w:rPr>
      </w:pPr>
      <w:ins w:id="1051"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052" w:author="Joey Tatú" w:date="2019-11-27T15:29:00Z"/>
        </w:rPr>
      </w:pPr>
      <w:ins w:id="1053" w:author="Joey Tatú" w:date="2019-11-27T15:29:00Z">
        <w:r>
          <w:t xml:space="preserve">The Artist </w:t>
        </w:r>
      </w:ins>
      <w:r>
        <w:t>accesses their Profile on the System.</w:t>
      </w:r>
      <w:ins w:id="1054" w:author="Joey Tatú" w:date="2019-11-27T15:45:00Z">
        <w:r>
          <w:t xml:space="preserve"> </w:t>
        </w:r>
      </w:ins>
      <w:ins w:id="1055"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056" w:author="Joey Tatú" w:date="2019-11-27T15:30:00Z"/>
        </w:rPr>
      </w:pPr>
      <w:ins w:id="1057" w:author="Joey Tatú" w:date="2019-11-27T15:29:00Z">
        <w:r>
          <w:t xml:space="preserve">The System shows the Artist </w:t>
        </w:r>
      </w:ins>
      <w:ins w:id="1058"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059" w:author="Joey Tatú" w:date="2019-11-27T15:33:00Z"/>
        </w:rPr>
      </w:pPr>
      <w:ins w:id="1060" w:author="Joey Tatú" w:date="2019-11-27T15:30:00Z">
        <w:r>
          <w:t xml:space="preserve">The Artist inputs their name, </w:t>
        </w:r>
      </w:ins>
      <w:ins w:id="1061" w:author="Joey Tatú" w:date="2019-11-27T15:32:00Z">
        <w:r>
          <w:t>location, bio, interested in (i.e. tattoos, piercings and/or body modificati</w:t>
        </w:r>
      </w:ins>
      <w:ins w:id="1062"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063" w:author="Joey Tatú" w:date="2019-11-27T15:33:00Z"/>
        </w:rPr>
      </w:pPr>
      <w:ins w:id="1064"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065" w:author="Joey Tatú" w:date="2019-11-27T15:33:00Z"/>
        </w:rPr>
      </w:pPr>
      <w:ins w:id="1066"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067" w:author="Joey Tatú" w:date="2019-11-27T15:34:00Z"/>
        </w:rPr>
      </w:pPr>
      <w:ins w:id="1068" w:author="Joey Tatú" w:date="2019-11-27T15:33:00Z">
        <w:r>
          <w:t>The System shows the A</w:t>
        </w:r>
      </w:ins>
      <w:ins w:id="1069"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070" w:author="Joey Tatú" w:date="2019-11-27T15:34:00Z"/>
        </w:rPr>
      </w:pPr>
      <w:ins w:id="1071"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072" w:author="Joey Tatú" w:date="2019-11-27T15:35:00Z"/>
        </w:rPr>
      </w:pPr>
      <w:ins w:id="1073" w:author="Joey Tatú" w:date="2019-11-27T15:34:00Z">
        <w:r>
          <w:t>The System shows the Artist their home</w:t>
        </w:r>
      </w:ins>
      <w:ins w:id="1074" w:author="Joey Tatú" w:date="2019-11-27T15:35:00Z">
        <w:r>
          <w:t xml:space="preserve"> menu.</w:t>
        </w:r>
      </w:ins>
    </w:p>
    <w:p w14:paraId="3A8F4B28" w14:textId="77777777" w:rsidR="009B2F24" w:rsidRDefault="009B2F24" w:rsidP="009B2F24">
      <w:pPr>
        <w:pStyle w:val="ListParagraph"/>
        <w:ind w:left="1293"/>
        <w:rPr>
          <w:ins w:id="1075" w:author="Joey Tatú" w:date="2019-11-27T15:35:00Z"/>
        </w:rPr>
        <w:pPrChange w:id="1076"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077" w:author="Joey Tatú" w:date="2019-11-27T15:35:00Z"/>
        </w:rPr>
      </w:pPr>
      <w:ins w:id="1078" w:author="Joey Tatú" w:date="2019-11-27T15:35:00Z">
        <w:r w:rsidRPr="0070087F">
          <w:t xml:space="preserve">(Function: </w:t>
        </w:r>
        <w:r>
          <w:t xml:space="preserve">Create </w:t>
        </w:r>
      </w:ins>
      <w:ins w:id="1079" w:author="Joey Tatú" w:date="2019-11-27T15:37:00Z">
        <w:r>
          <w:t xml:space="preserve">Artist </w:t>
        </w:r>
      </w:ins>
      <w:ins w:id="1080"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081" w:author="Joey Tatú" w:date="2019-11-27T15:35:00Z"/>
        </w:rPr>
      </w:pPr>
      <w:ins w:id="1082" w:author="Joey Tatú" w:date="2019-11-27T15:35:00Z">
        <w:r>
          <w:t xml:space="preserve">The Artist </w:t>
        </w:r>
      </w:ins>
      <w:r>
        <w:t>accesses their (Artist’s) Page on the System.</w:t>
      </w:r>
      <w:ins w:id="1083"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084" w:author="Joey Tatú" w:date="2019-11-27T15:35:00Z"/>
        </w:rPr>
      </w:pPr>
      <w:ins w:id="1085"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086" w:author="Joey Tatú" w:date="2019-11-27T15:35:00Z"/>
        </w:rPr>
      </w:pPr>
      <w:ins w:id="1087" w:author="Joey Tatú" w:date="2019-11-27T15:35:00Z">
        <w:r>
          <w:t>The Artist inputs the</w:t>
        </w:r>
      </w:ins>
      <w:ins w:id="1088" w:author="Joey Tatú" w:date="2019-11-27T15:37:00Z">
        <w:r>
          <w:t xml:space="preserve"> </w:t>
        </w:r>
      </w:ins>
      <w:ins w:id="1089" w:author="Joey Tatú" w:date="2019-11-27T15:41:00Z">
        <w:r>
          <w:t>company</w:t>
        </w:r>
      </w:ins>
      <w:ins w:id="1090" w:author="Joey Tatú" w:date="2019-11-27T15:37:00Z">
        <w:r>
          <w:t xml:space="preserve"> name, address of company, bio of company, and the company’s prof</w:t>
        </w:r>
      </w:ins>
      <w:ins w:id="1091" w:author="Joey Tatú" w:date="2019-11-27T15:38:00Z">
        <w:r>
          <w:t>ile photo.</w:t>
        </w:r>
      </w:ins>
    </w:p>
    <w:p w14:paraId="23FA8B98" w14:textId="77777777" w:rsidR="009B2F24" w:rsidRDefault="009B2F24" w:rsidP="009B2F24">
      <w:pPr>
        <w:pStyle w:val="ListParagraph"/>
        <w:numPr>
          <w:ilvl w:val="0"/>
          <w:numId w:val="76"/>
        </w:numPr>
        <w:spacing w:after="120"/>
        <w:jc w:val="both"/>
      </w:pPr>
      <w:ins w:id="1092"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093" w:author="Joey Tatú" w:date="2019-11-27T15:35:00Z"/>
        </w:rPr>
      </w:pPr>
      <w:ins w:id="1094"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095" w:author="Joey Tatú" w:date="2019-11-27T15:35:00Z"/>
        </w:rPr>
      </w:pPr>
      <w:ins w:id="1096" w:author="Joey Tatú" w:date="2019-11-27T15:35:00Z">
        <w:r>
          <w:t xml:space="preserve">The System shows the Artist </w:t>
        </w:r>
      </w:ins>
      <w:ins w:id="1097" w:author="Joey Tatú" w:date="2019-11-27T15:38:00Z">
        <w:r>
          <w:t>their Artist Page</w:t>
        </w:r>
      </w:ins>
      <w:ins w:id="1098" w:author="Joey Tatú" w:date="2019-11-27T15:35:00Z">
        <w:r>
          <w:t>.</w:t>
        </w:r>
      </w:ins>
    </w:p>
    <w:p w14:paraId="6469CE19" w14:textId="77777777" w:rsidR="009B2F24" w:rsidRDefault="009B2F24" w:rsidP="009B2F24">
      <w:pPr>
        <w:pStyle w:val="ListParagraph"/>
        <w:numPr>
          <w:ilvl w:val="0"/>
          <w:numId w:val="76"/>
        </w:numPr>
        <w:spacing w:after="120"/>
        <w:jc w:val="both"/>
        <w:rPr>
          <w:ins w:id="1099" w:author="Joey Tatú" w:date="2019-11-27T15:34:00Z"/>
        </w:rPr>
      </w:pPr>
      <w:ins w:id="1100"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101" w:author="Joey Tatú" w:date="2019-11-27T15:36:00Z"/>
        </w:rPr>
      </w:pPr>
      <w:ins w:id="1102" w:author="Joey Tatú" w:date="2019-11-27T15:35:00Z">
        <w:r>
          <w:t>The System shows the Artist their home menu.</w:t>
        </w:r>
      </w:ins>
    </w:p>
    <w:p w14:paraId="11BB8E30" w14:textId="77777777" w:rsidR="009B2F24" w:rsidRDefault="009B2F24" w:rsidP="009B2F24">
      <w:pPr>
        <w:pStyle w:val="ListParagraph"/>
        <w:ind w:left="1293"/>
        <w:rPr>
          <w:ins w:id="1103" w:author="Joey Tatú" w:date="2019-11-27T15:36:00Z"/>
        </w:rPr>
        <w:pPrChange w:id="1104"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105" w:author="Joey Tatú" w:date="2019-11-27T15:48:00Z"/>
        </w:rPr>
      </w:pPr>
      <w:ins w:id="1106" w:author="Joey Tatú" w:date="2019-11-27T15:36:00Z">
        <w:r w:rsidRPr="00634CE1">
          <w:t xml:space="preserve">(Function: Create </w:t>
        </w:r>
      </w:ins>
      <w:ins w:id="1107" w:author="Joey Tatú" w:date="2019-11-27T15:37:00Z">
        <w:r>
          <w:t>schedule</w:t>
        </w:r>
      </w:ins>
      <w:ins w:id="1108" w:author="Joey Tatú" w:date="2019-11-27T15:36:00Z">
        <w:r w:rsidRPr="00634CE1">
          <w:t>)</w:t>
        </w:r>
      </w:ins>
    </w:p>
    <w:p w14:paraId="3C098CCB" w14:textId="77777777" w:rsidR="009B2F24" w:rsidRPr="00634CE1" w:rsidRDefault="009B2F24" w:rsidP="009B2F24">
      <w:pPr>
        <w:pStyle w:val="BalloonTextChar"/>
        <w:ind w:left="1293"/>
        <w:rPr>
          <w:ins w:id="1109" w:author="Joey Tatú" w:date="2019-11-27T14:55:00Z"/>
        </w:rPr>
        <w:pPrChange w:id="1110"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111"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112" w:author="Joey Tatú" w:date="2019-11-27T15:00:00Z"/>
        </w:rPr>
      </w:pPr>
      <w:ins w:id="1113" w:author="Joey Tatú" w:date="2019-11-27T14:59:00Z">
        <w:r>
          <w:t>The System contacts the database to check if dates and times have previo</w:t>
        </w:r>
      </w:ins>
      <w:ins w:id="1114" w:author="Joey Tatú" w:date="2019-11-27T15:00:00Z">
        <w:r>
          <w:t>usly been set.</w:t>
        </w:r>
      </w:ins>
      <w:ins w:id="1115"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116" w:author="Joey Tatú" w:date="2019-11-27T14:56:00Z"/>
        </w:rPr>
      </w:pPr>
      <w:ins w:id="1117" w:author="Joey Tatú" w:date="2019-11-27T14:56:00Z">
        <w:r>
          <w:t>The System shows the Artist the calendar page</w:t>
        </w:r>
      </w:ins>
      <w:ins w:id="1118" w:author="Joey Tatú" w:date="2019-11-27T15:01:00Z">
        <w:r>
          <w:t xml:space="preserve"> with the m</w:t>
        </w:r>
      </w:ins>
      <w:ins w:id="1119" w:author="Joey Tatú" w:date="2019-11-27T14:57:00Z">
        <w:r>
          <w:t>onth view</w:t>
        </w:r>
      </w:ins>
      <w:ins w:id="1120" w:author="Joey Tatú" w:date="2019-11-27T15:01:00Z">
        <w:r>
          <w:t>.</w:t>
        </w:r>
      </w:ins>
    </w:p>
    <w:p w14:paraId="30FD88EE" w14:textId="77777777" w:rsidR="009B2F24" w:rsidRDefault="009B2F24" w:rsidP="009B2F24">
      <w:pPr>
        <w:pStyle w:val="ListParagraph"/>
        <w:numPr>
          <w:ilvl w:val="0"/>
          <w:numId w:val="76"/>
        </w:numPr>
        <w:spacing w:after="120"/>
        <w:jc w:val="both"/>
        <w:rPr>
          <w:ins w:id="1121" w:author="Joey Tatú" w:date="2019-11-27T14:57:00Z"/>
        </w:rPr>
      </w:pPr>
      <w:ins w:id="1122" w:author="Joey Tatú" w:date="2019-11-27T14:56:00Z">
        <w:r>
          <w:t>The Artist</w:t>
        </w:r>
      </w:ins>
      <w:ins w:id="1123"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124" w:author="Joey Tatú" w:date="2019-11-27T14:58:00Z"/>
        </w:rPr>
      </w:pPr>
      <w:ins w:id="1125" w:author="Joey Tatú" w:date="2019-11-27T14:57:00Z">
        <w:r>
          <w:t>The Artist specifies the dates and times the</w:t>
        </w:r>
      </w:ins>
      <w:ins w:id="1126" w:author="Joey Tatú" w:date="2019-11-27T14:58:00Z">
        <w:r>
          <w:t xml:space="preserve">y are strictly unavailable. </w:t>
        </w:r>
      </w:ins>
    </w:p>
    <w:p w14:paraId="4CB98CC8" w14:textId="77777777" w:rsidR="009B2F24" w:rsidRDefault="009B2F24" w:rsidP="009B2F24">
      <w:pPr>
        <w:pStyle w:val="ListParagraph"/>
        <w:ind w:left="1293"/>
        <w:rPr>
          <w:ins w:id="1127" w:author="Joey Tatú" w:date="2019-11-27T15:39:00Z"/>
        </w:rPr>
      </w:pPr>
      <w:ins w:id="1128" w:author="Joey Tatú" w:date="2019-11-27T14:58:00Z">
        <w:r>
          <w:t>(Optional: The Artist selects the calendar to repeat every month)</w:t>
        </w:r>
      </w:ins>
    </w:p>
    <w:p w14:paraId="055AAD27" w14:textId="77777777" w:rsidR="009B2F24" w:rsidRPr="00421923" w:rsidRDefault="009B2F24" w:rsidP="009B2F24">
      <w:pPr>
        <w:pStyle w:val="ListParagraph"/>
        <w:numPr>
          <w:ilvl w:val="0"/>
          <w:numId w:val="76"/>
        </w:numPr>
        <w:spacing w:after="120"/>
        <w:jc w:val="both"/>
        <w:rPr>
          <w:ins w:id="1129" w:author="Joey Tatú" w:date="2019-11-27T14:58:00Z"/>
        </w:rPr>
        <w:pPrChange w:id="1130" w:author="Joey Tatú" w:date="2019-11-27T15:40:00Z">
          <w:pPr>
            <w:pStyle w:val="ListParagraph"/>
            <w:ind w:left="1293"/>
          </w:pPr>
        </w:pPrChange>
      </w:pPr>
      <w:ins w:id="1131" w:author="Joey Tatú" w:date="2019-11-27T15:39:00Z">
        <w:r>
          <w:t>The Artist inputs sizes, example photos</w:t>
        </w:r>
      </w:ins>
      <w:ins w:id="1132" w:author="Joey Tatú" w:date="2019-11-27T15:40:00Z">
        <w:r>
          <w:t>,</w:t>
        </w:r>
      </w:ins>
      <w:ins w:id="1133" w:author="Joey Tatú" w:date="2019-11-27T15:39:00Z">
        <w:r>
          <w:t xml:space="preserve"> prices</w:t>
        </w:r>
      </w:ins>
      <w:ins w:id="1134"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135" w:author="Joey Tatú" w:date="2019-11-27T15:33:00Z">
        <w:r>
          <w:t xml:space="preserve">The Artist </w:t>
        </w:r>
      </w:ins>
      <w:r>
        <w:t>saves the inputs to the System.</w:t>
      </w:r>
    </w:p>
    <w:p w14:paraId="67A8DF8E" w14:textId="77777777" w:rsidR="009B2F24" w:rsidRPr="00634CE1" w:rsidRDefault="009B2F24" w:rsidP="009B2F24">
      <w:pPr>
        <w:pStyle w:val="BalloonTextChar"/>
        <w:numPr>
          <w:ilvl w:val="0"/>
          <w:numId w:val="76"/>
        </w:numPr>
        <w:spacing w:after="120"/>
        <w:jc w:val="both"/>
        <w:rPr>
          <w:ins w:id="1136" w:author="Joey Tatú" w:date="2019-11-27T14:55:00Z"/>
        </w:rPr>
        <w:pPrChange w:id="1137" w:author="Joey Tatú" w:date="2019-11-27T15:38:00Z">
          <w:pPr/>
        </w:pPrChange>
      </w:pPr>
      <w:ins w:id="1138" w:author="Joey Tatú" w:date="2019-11-27T15:40:00Z">
        <w:r>
          <w:t xml:space="preserve">The System </w:t>
        </w:r>
      </w:ins>
      <w:ins w:id="1139" w:author="Joey Tatú" w:date="2019-11-27T15:41:00Z">
        <w:r>
          <w:t>encrypts the data and sends it to the database.</w:t>
        </w:r>
      </w:ins>
      <w:ins w:id="1140" w:author="Joey Tatú" w:date="2019-11-27T15:40:00Z">
        <w:r>
          <w:t xml:space="preserve"> </w:t>
        </w:r>
      </w:ins>
    </w:p>
    <w:p w14:paraId="5495386F" w14:textId="77777777" w:rsidR="009B2F24" w:rsidRDefault="009B2F24" w:rsidP="009B2F24">
      <w:pPr>
        <w:rPr>
          <w:ins w:id="1141" w:author="Joey Tatú" w:date="2019-11-27T14:53:00Z"/>
        </w:rPr>
        <w:pPrChange w:id="1142" w:author="Joey Tatú" w:date="2019-11-27T14:55:00Z">
          <w:pPr>
            <w:numPr>
              <w:numId w:val="44"/>
            </w:numPr>
            <w:tabs>
              <w:tab w:val="num" w:pos="792"/>
            </w:tabs>
            <w:ind w:left="792" w:hanging="432"/>
          </w:pPr>
        </w:pPrChange>
      </w:pPr>
    </w:p>
    <w:p w14:paraId="7BA2CFBD" w14:textId="77777777" w:rsidR="009B2F24" w:rsidRDefault="009B2F24" w:rsidP="009B2F24">
      <w:pPr>
        <w:rPr>
          <w:ins w:id="1143" w:author="Joey Tatú" w:date="2019-11-27T14:54:00Z"/>
        </w:rPr>
      </w:pPr>
    </w:p>
    <w:p w14:paraId="30088890" w14:textId="77777777" w:rsidR="009B2F24" w:rsidRPr="00FD222E" w:rsidDel="00421923" w:rsidRDefault="009B2F24" w:rsidP="009B2F24">
      <w:pPr>
        <w:rPr>
          <w:del w:id="1144" w:author="Joey Tatú" w:date="2019-11-27T15:41:00Z"/>
        </w:rPr>
        <w:pPrChange w:id="1145" w:author="Joey Tatú" w:date="2019-11-27T14:54:00Z">
          <w:pPr>
            <w:numPr>
              <w:numId w:val="42"/>
            </w:numPr>
            <w:ind w:left="720" w:hanging="360"/>
          </w:pPr>
        </w:pPrChange>
      </w:pPr>
    </w:p>
    <w:p w14:paraId="526BBC60" w14:textId="77777777" w:rsidR="009B2F24" w:rsidRPr="00FD222E" w:rsidDel="00421923" w:rsidRDefault="009B2F24" w:rsidP="009B2F24">
      <w:pPr>
        <w:numPr>
          <w:ilvl w:val="0"/>
          <w:numId w:val="75"/>
        </w:numPr>
        <w:spacing w:line="240" w:lineRule="auto"/>
        <w:rPr>
          <w:del w:id="1146" w:author="Joey Tatú" w:date="2019-11-27T15:41:00Z"/>
        </w:rPr>
        <w:pPrChange w:id="1147" w:author="Joey Tatú" w:date="2019-11-27T14:49:00Z">
          <w:pPr>
            <w:numPr>
              <w:numId w:val="8"/>
            </w:numPr>
            <w:tabs>
              <w:tab w:val="num" w:pos="720"/>
            </w:tabs>
            <w:ind w:left="720" w:hanging="360"/>
          </w:pPr>
        </w:pPrChange>
      </w:pPr>
      <w:del w:id="1148" w:author="Joey Tatú" w:date="2019-11-27T15:41:00Z">
        <w:r w:rsidRPr="00FD222E" w:rsidDel="00421923">
          <w:delText xml:space="preserve">The Artist </w:delText>
        </w:r>
        <w:commentRangeStart w:id="1149"/>
        <w:r w:rsidRPr="00FD222E" w:rsidDel="00421923">
          <w:delText>selects “Appointments” from their home menu</w:delText>
        </w:r>
        <w:commentRangeEnd w:id="1149"/>
        <w:r w:rsidRPr="00FD222E" w:rsidDel="00421923">
          <w:rPr>
            <w:rStyle w:val="CommentReference"/>
          </w:rPr>
          <w:commentReference w:id="1149"/>
        </w:r>
        <w:r w:rsidRPr="00FD222E" w:rsidDel="00421923">
          <w:delText>.</w:delText>
        </w:r>
      </w:del>
    </w:p>
    <w:p w14:paraId="0A269455" w14:textId="77777777" w:rsidR="009B2F24" w:rsidRPr="00FD222E" w:rsidDel="00421923" w:rsidRDefault="009B2F24" w:rsidP="009B2F24">
      <w:pPr>
        <w:numPr>
          <w:ilvl w:val="0"/>
          <w:numId w:val="75"/>
        </w:numPr>
        <w:spacing w:line="240" w:lineRule="auto"/>
        <w:rPr>
          <w:del w:id="1150" w:author="Joey Tatú" w:date="2019-11-27T15:41:00Z"/>
        </w:rPr>
        <w:pPrChange w:id="1151" w:author="Joey Tatú" w:date="2019-11-27T14:49:00Z">
          <w:pPr>
            <w:numPr>
              <w:numId w:val="8"/>
            </w:numPr>
            <w:tabs>
              <w:tab w:val="num" w:pos="720"/>
            </w:tabs>
            <w:ind w:left="720" w:hanging="360"/>
          </w:pPr>
        </w:pPrChange>
      </w:pPr>
      <w:del w:id="1152"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rsidP="009B2F24">
      <w:pPr>
        <w:numPr>
          <w:ilvl w:val="0"/>
          <w:numId w:val="75"/>
        </w:numPr>
        <w:spacing w:line="240" w:lineRule="auto"/>
        <w:rPr>
          <w:del w:id="1153" w:author="Joey Tatú" w:date="2019-11-27T15:41:00Z"/>
        </w:rPr>
        <w:pPrChange w:id="1154" w:author="Joey Tatú" w:date="2019-11-27T14:49:00Z">
          <w:pPr>
            <w:numPr>
              <w:numId w:val="8"/>
            </w:numPr>
            <w:tabs>
              <w:tab w:val="num" w:pos="720"/>
            </w:tabs>
            <w:ind w:left="720" w:hanging="360"/>
          </w:pPr>
        </w:pPrChange>
      </w:pPr>
      <w:del w:id="1155"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156" w:author="Joey Tatú" w:date="2019-11-27T15:41:00Z"/>
        </w:rPr>
      </w:pPr>
      <w:del w:id="1157"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rsidP="009B2F24">
      <w:pPr>
        <w:pStyle w:val="ListParagraph"/>
        <w:numPr>
          <w:ilvl w:val="0"/>
          <w:numId w:val="75"/>
        </w:numPr>
        <w:spacing w:before="0"/>
        <w:rPr>
          <w:del w:id="1158" w:author="Joey Tatú" w:date="2019-11-27T15:41:00Z"/>
        </w:rPr>
        <w:pPrChange w:id="1159" w:author="Joey Tatú" w:date="2019-11-27T14:49:00Z">
          <w:pPr>
            <w:pStyle w:val="ListParagraph"/>
            <w:numPr>
              <w:numId w:val="8"/>
            </w:numPr>
            <w:tabs>
              <w:tab w:val="num" w:pos="720"/>
            </w:tabs>
            <w:ind w:hanging="360"/>
          </w:pPr>
        </w:pPrChange>
      </w:pPr>
      <w:del w:id="1160"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rsidP="009B2F24">
      <w:pPr>
        <w:pStyle w:val="ListParagraph"/>
        <w:numPr>
          <w:ilvl w:val="0"/>
          <w:numId w:val="75"/>
        </w:numPr>
        <w:spacing w:before="0"/>
        <w:rPr>
          <w:del w:id="1161" w:author="Joey Tatú" w:date="2019-11-27T15:41:00Z"/>
        </w:rPr>
        <w:pPrChange w:id="1162" w:author="Joey Tatú" w:date="2019-11-27T14:49:00Z">
          <w:pPr>
            <w:pStyle w:val="ListParagraph"/>
            <w:numPr>
              <w:numId w:val="8"/>
            </w:numPr>
            <w:tabs>
              <w:tab w:val="num" w:pos="720"/>
            </w:tabs>
            <w:ind w:hanging="360"/>
          </w:pPr>
        </w:pPrChange>
      </w:pPr>
      <w:del w:id="1163" w:author="Joey Tatú" w:date="2019-11-27T15:41:00Z">
        <w:r w:rsidRPr="00FD222E" w:rsidDel="00421923">
          <w:delText>The Artist selects “Save”</w:delText>
        </w:r>
      </w:del>
    </w:p>
    <w:p w14:paraId="48BB6CEC" w14:textId="77777777" w:rsidR="009B2F24" w:rsidRPr="00FD222E" w:rsidDel="00421923" w:rsidRDefault="009B2F24" w:rsidP="009B2F24">
      <w:pPr>
        <w:pStyle w:val="ListParagraph"/>
        <w:numPr>
          <w:ilvl w:val="0"/>
          <w:numId w:val="75"/>
        </w:numPr>
        <w:spacing w:before="0"/>
        <w:rPr>
          <w:del w:id="1164" w:author="Joey Tatú" w:date="2019-11-27T15:41:00Z"/>
        </w:rPr>
        <w:pPrChange w:id="1165" w:author="Joey Tatú" w:date="2019-11-27T14:49:00Z">
          <w:pPr>
            <w:pStyle w:val="ListParagraph"/>
            <w:numPr>
              <w:numId w:val="8"/>
            </w:numPr>
            <w:tabs>
              <w:tab w:val="num" w:pos="720"/>
            </w:tabs>
            <w:ind w:hanging="360"/>
          </w:pPr>
        </w:pPrChange>
      </w:pPr>
      <w:del w:id="1166" w:author="Joey Tatú" w:date="2019-11-27T15:41:00Z">
        <w:r w:rsidRPr="00FD222E" w:rsidDel="00421923">
          <w:delText xml:space="preserve">The System connects to the </w:delText>
        </w:r>
      </w:del>
      <w:del w:id="1167" w:author="Joey Tatú" w:date="2019-11-27T14:18:00Z">
        <w:r w:rsidRPr="00FD222E" w:rsidDel="0060759B">
          <w:delText>MySQL</w:delText>
        </w:r>
      </w:del>
      <w:del w:id="1168" w:author="Joey Tatú" w:date="2019-11-27T15:41:00Z">
        <w:r w:rsidRPr="00FD222E" w:rsidDel="00421923">
          <w:delText xml:space="preserve"> database</w:delText>
        </w:r>
      </w:del>
    </w:p>
    <w:p w14:paraId="594E6A0E" w14:textId="77777777" w:rsidR="009B2F24" w:rsidRPr="00FD222E" w:rsidDel="00421923" w:rsidRDefault="009B2F24" w:rsidP="009B2F24">
      <w:pPr>
        <w:pStyle w:val="ListParagraph"/>
        <w:numPr>
          <w:ilvl w:val="0"/>
          <w:numId w:val="75"/>
        </w:numPr>
        <w:spacing w:before="0"/>
        <w:rPr>
          <w:del w:id="1169" w:author="Joey Tatú" w:date="2019-11-27T15:41:00Z"/>
        </w:rPr>
        <w:pPrChange w:id="1170" w:author="Joey Tatú" w:date="2019-11-27T14:49:00Z">
          <w:pPr>
            <w:pStyle w:val="ListParagraph"/>
            <w:numPr>
              <w:numId w:val="8"/>
            </w:numPr>
            <w:tabs>
              <w:tab w:val="num" w:pos="720"/>
            </w:tabs>
            <w:ind w:hanging="360"/>
          </w:pPr>
        </w:pPrChange>
      </w:pPr>
      <w:del w:id="1171" w:author="Joey Tatú" w:date="2019-11-27T15:41:00Z">
        <w:r w:rsidRPr="00FD222E" w:rsidDel="00421923">
          <w:delText>The System inserts the data in the database.</w:delText>
        </w:r>
      </w:del>
    </w:p>
    <w:p w14:paraId="30479080" w14:textId="77777777" w:rsidR="009B2F24" w:rsidRPr="00FD222E" w:rsidDel="00421923" w:rsidRDefault="009B2F24" w:rsidP="009B2F24">
      <w:pPr>
        <w:pStyle w:val="ListParagraph"/>
        <w:numPr>
          <w:ilvl w:val="0"/>
          <w:numId w:val="75"/>
        </w:numPr>
        <w:spacing w:before="0"/>
        <w:rPr>
          <w:del w:id="1172" w:author="Joey Tatú" w:date="2019-11-27T15:41:00Z"/>
        </w:rPr>
        <w:pPrChange w:id="1173" w:author="Joey Tatú" w:date="2019-11-27T14:49:00Z">
          <w:pPr>
            <w:pStyle w:val="ListParagraph"/>
            <w:numPr>
              <w:numId w:val="8"/>
            </w:numPr>
            <w:tabs>
              <w:tab w:val="num" w:pos="720"/>
            </w:tabs>
            <w:ind w:hanging="360"/>
          </w:pPr>
        </w:pPrChange>
      </w:pPr>
      <w:del w:id="1174"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175" w:author="Joey Tatú" w:date="2019-11-27T15:42:00Z"/>
          <w:b/>
        </w:rPr>
      </w:pPr>
      <w:r w:rsidRPr="00FD222E">
        <w:rPr>
          <w:b/>
        </w:rPr>
        <w:t>Alternate flow</w:t>
      </w:r>
    </w:p>
    <w:p w14:paraId="53F5F6D9" w14:textId="77777777" w:rsidR="009B2F24" w:rsidRPr="0070087F" w:rsidRDefault="009B2F24" w:rsidP="009B2F24">
      <w:pPr>
        <w:pStyle w:val="A"/>
        <w:numPr>
          <w:ilvl w:val="0"/>
          <w:numId w:val="0"/>
        </w:numPr>
        <w:ind w:left="933" w:hanging="357"/>
        <w:rPr>
          <w:ins w:id="1176" w:author="Joey Tatú" w:date="2019-11-27T15:42:00Z"/>
          <w:lang w:val="en-IE"/>
        </w:rPr>
      </w:pPr>
      <w:ins w:id="1177"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178" w:author="Joey Tatú" w:date="2019-11-27T15:43:00Z"/>
          <w:lang w:val="en-IE"/>
        </w:rPr>
      </w:pPr>
      <w:ins w:id="1179"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180" w:author="Joey Tatú" w:date="2019-11-27T15:43:00Z"/>
          <w:lang w:val="en-IE"/>
        </w:rPr>
      </w:pPr>
      <w:ins w:id="1181"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182" w:author="Joey Tatú" w:date="2019-11-27T15:44:00Z"/>
          <w:lang w:val="en-IE"/>
        </w:rPr>
      </w:pPr>
      <w:ins w:id="1183" w:author="Joey Tatú" w:date="2019-11-27T15:43:00Z">
        <w:r>
          <w:rPr>
            <w:lang w:val="en-IE"/>
          </w:rPr>
          <w:t>The System connects to the database and verifies the user. &lt;See E1&gt;</w:t>
        </w:r>
      </w:ins>
    </w:p>
    <w:p w14:paraId="2EEA7B8D" w14:textId="77777777" w:rsidR="009B2F24" w:rsidRPr="0070087F" w:rsidRDefault="009B2F24" w:rsidP="009B2F24">
      <w:pPr>
        <w:pStyle w:val="A"/>
        <w:numPr>
          <w:ilvl w:val="0"/>
          <w:numId w:val="77"/>
        </w:numPr>
        <w:rPr>
          <w:ins w:id="1184" w:author="Joey Tatú" w:date="2019-11-27T15:42:00Z"/>
          <w:lang w:val="en-IE"/>
        </w:rPr>
        <w:pPrChange w:id="1185" w:author="Joey Tatú" w:date="2019-11-27T15:42:00Z">
          <w:pPr>
            <w:pStyle w:val="A"/>
            <w:numPr>
              <w:numId w:val="20"/>
            </w:numPr>
            <w:tabs>
              <w:tab w:val="num" w:pos="1293"/>
            </w:tabs>
            <w:ind w:left="1293" w:hanging="360"/>
          </w:pPr>
        </w:pPrChange>
      </w:pPr>
      <w:ins w:id="1186" w:author="Joey Tatú" w:date="2019-11-27T15:44:00Z">
        <w:r>
          <w:rPr>
            <w:lang w:val="en-IE"/>
          </w:rPr>
          <w:t>The database sends the reply to the System.</w:t>
        </w:r>
      </w:ins>
    </w:p>
    <w:p w14:paraId="74929B13" w14:textId="77777777" w:rsidR="009B2F24" w:rsidRDefault="009B2F24" w:rsidP="009B2F24">
      <w:pPr>
        <w:ind w:left="1296"/>
        <w:rPr>
          <w:ins w:id="1187" w:author="Joey Tatú" w:date="2019-11-27T15:45:00Z"/>
        </w:rPr>
      </w:pPr>
      <w:ins w:id="1188" w:author="Joey Tatú" w:date="2019-11-27T15:42:00Z">
        <w:r w:rsidRPr="0070087F">
          <w:t xml:space="preserve">&lt;returns to number </w:t>
        </w:r>
      </w:ins>
      <w:ins w:id="1189" w:author="Joey Tatú" w:date="2019-11-27T15:44:00Z">
        <w:r>
          <w:t>7</w:t>
        </w:r>
      </w:ins>
      <w:ins w:id="1190" w:author="Joey Tatú" w:date="2019-11-27T15:42:00Z">
        <w:r w:rsidRPr="0070087F">
          <w:t xml:space="preserve"> in Main Flow&gt;</w:t>
        </w:r>
      </w:ins>
    </w:p>
    <w:p w14:paraId="3754135A" w14:textId="77777777" w:rsidR="009B2F24" w:rsidRDefault="009B2F24" w:rsidP="009B2F24">
      <w:pPr>
        <w:ind w:left="1296"/>
        <w:rPr>
          <w:ins w:id="1191" w:author="Joey Tatú" w:date="2019-11-27T15:45:00Z"/>
        </w:rPr>
      </w:pPr>
    </w:p>
    <w:p w14:paraId="2F772974" w14:textId="77777777" w:rsidR="009B2F24" w:rsidRPr="0070087F" w:rsidRDefault="009B2F24" w:rsidP="009B2F24">
      <w:pPr>
        <w:pStyle w:val="A"/>
        <w:numPr>
          <w:ilvl w:val="0"/>
          <w:numId w:val="0"/>
        </w:numPr>
        <w:ind w:left="933" w:hanging="357"/>
        <w:rPr>
          <w:ins w:id="1192" w:author="Joey Tatú" w:date="2019-11-27T15:45:00Z"/>
          <w:lang w:val="en-IE"/>
        </w:rPr>
      </w:pPr>
      <w:ins w:id="1193"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194" w:author="Joey Tatú" w:date="2019-11-27T15:42:00Z"/>
        </w:rPr>
      </w:pPr>
      <w:ins w:id="1195" w:author="Joey Tatú" w:date="2019-11-27T15:45:00Z">
        <w:r w:rsidRPr="0070087F">
          <w:t xml:space="preserve">&lt;returns to number </w:t>
        </w:r>
      </w:ins>
      <w:ins w:id="1196" w:author="Joey Tatú" w:date="2019-11-27T15:46:00Z">
        <w:r>
          <w:t>24</w:t>
        </w:r>
      </w:ins>
      <w:ins w:id="1197" w:author="Joey Tatú" w:date="2019-11-27T15:45:00Z">
        <w:r w:rsidRPr="0070087F">
          <w:t xml:space="preserve"> in Main Flow&gt;</w:t>
        </w:r>
      </w:ins>
    </w:p>
    <w:p w14:paraId="476227BE" w14:textId="77777777" w:rsidR="009B2F24" w:rsidRPr="00421923" w:rsidRDefault="009B2F24" w:rsidP="009B2F24">
      <w:pPr>
        <w:ind w:left="1296"/>
        <w:rPr>
          <w:rPrChange w:id="1198" w:author="Joey Tatú" w:date="2019-11-27T15:42:00Z">
            <w:rPr>
              <w:b/>
            </w:rPr>
          </w:rPrChange>
        </w:rPr>
        <w:pPrChange w:id="1199"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200" w:author="Joey Tatú" w:date="2019-11-27T15:46:00Z">
        <w:r w:rsidRPr="00FD222E" w:rsidDel="00421923">
          <w:rPr>
            <w:lang w:val="en-IE"/>
          </w:rPr>
          <w:delText>A1</w:delText>
        </w:r>
      </w:del>
      <w:ins w:id="1201"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rsidP="009B2F24">
      <w:pPr>
        <w:pStyle w:val="A"/>
        <w:numPr>
          <w:ilvl w:val="0"/>
          <w:numId w:val="78"/>
        </w:numPr>
        <w:rPr>
          <w:lang w:val="en-IE"/>
        </w:rPr>
        <w:pPrChange w:id="1202" w:author="Joey Tatú" w:date="2019-11-27T15:42:00Z">
          <w:pPr>
            <w:pStyle w:val="A"/>
            <w:numPr>
              <w:numId w:val="20"/>
            </w:numPr>
            <w:tabs>
              <w:tab w:val="num" w:pos="1293"/>
            </w:tabs>
            <w:ind w:left="1293" w:hanging="360"/>
          </w:pPr>
        </w:pPrChange>
      </w:pPr>
      <w:r w:rsidRPr="00FD222E">
        <w:rPr>
          <w:lang w:val="en-IE"/>
        </w:rPr>
        <w:t>The System connects to the</w:t>
      </w:r>
      <w:del w:id="1203"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rsidP="009B2F24">
      <w:pPr>
        <w:pStyle w:val="A"/>
        <w:numPr>
          <w:ilvl w:val="0"/>
          <w:numId w:val="78"/>
        </w:numPr>
        <w:rPr>
          <w:lang w:val="en-IE"/>
        </w:rPr>
        <w:pPrChange w:id="1204"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rsidP="009B2F24">
      <w:pPr>
        <w:pStyle w:val="A"/>
        <w:numPr>
          <w:ilvl w:val="0"/>
          <w:numId w:val="78"/>
        </w:numPr>
        <w:rPr>
          <w:lang w:val="en-IE"/>
        </w:rPr>
        <w:pPrChange w:id="1205"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206" w:author="Joey Tatú" w:date="2019-11-27T15:47:00Z">
        <w:r w:rsidRPr="00FD222E" w:rsidDel="00421923">
          <w:delText xml:space="preserve">3 </w:delText>
        </w:r>
      </w:del>
      <w:ins w:id="1207"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208" w:author="Joey Tatú" w:date="2019-11-27T14:19:00Z">
        <w:r w:rsidRPr="00FD222E">
          <w:rPr>
            <w:lang w:val="en-IE"/>
          </w:rPr>
          <w:t>database.</w:t>
        </w:r>
      </w:ins>
      <w:del w:id="1209"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210"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211" w:name="_Toc25767704"/>
      <w:bookmarkStart w:id="1212" w:name="_Toc26443872"/>
      <w:r w:rsidRPr="00FD222E">
        <w:t xml:space="preserve">Requirement </w:t>
      </w:r>
      <w:del w:id="1213" w:author="Joey Tatú" w:date="2019-11-27T16:06:00Z">
        <w:r w:rsidRPr="00FD222E" w:rsidDel="00E30DC3">
          <w:delText>4</w:delText>
        </w:r>
      </w:del>
      <w:ins w:id="1214" w:author="Joey Tatú" w:date="2019-11-27T16:06:00Z">
        <w:r>
          <w:t>2</w:t>
        </w:r>
      </w:ins>
      <w:r w:rsidRPr="00FD222E">
        <w:t>: Book appointment</w:t>
      </w:r>
      <w:bookmarkEnd w:id="1211"/>
      <w:bookmarkEnd w:id="1212"/>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215" w:author="Joey Tatú" w:date="2019-11-27T15:57:00Z">
        <w:r w:rsidRPr="00FD222E" w:rsidDel="0072775B">
          <w:delText>createBooking</w:delText>
        </w:r>
      </w:del>
      <w:proofErr w:type="spellStart"/>
      <w:ins w:id="1216"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217"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23">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218" w:author="Joey Tatú" w:date="2019-11-27T15:59:00Z">
        <w:del w:id="1219"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220"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5">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221" w:author="Joey Tatú" w:date="2019-11-27T16:02:00Z"/>
        </w:rPr>
      </w:pPr>
      <w:del w:id="1222"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223" w:author="Joey Tatú" w:date="2019-11-27T14:19:00Z">
        <w:r w:rsidRPr="00FD222E" w:rsidDel="0060759B">
          <w:delText>MySQL</w:delText>
        </w:r>
      </w:del>
      <w:del w:id="1224"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225"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226" w:author="Joey Tatú" w:date="2019-11-27T15:49:00Z"/>
          <w:b/>
        </w:rPr>
      </w:pPr>
      <w:r w:rsidRPr="00FD222E">
        <w:rPr>
          <w:b/>
        </w:rPr>
        <w:t>Main flow</w:t>
      </w:r>
    </w:p>
    <w:p w14:paraId="46870F3A" w14:textId="77777777" w:rsidR="009B2F24" w:rsidRPr="0070087F" w:rsidRDefault="009B2F24" w:rsidP="009B2F24">
      <w:pPr>
        <w:ind w:left="789" w:firstLine="504"/>
        <w:rPr>
          <w:ins w:id="1227" w:author="Joey Tatú" w:date="2019-11-27T15:49:00Z"/>
        </w:rPr>
      </w:pPr>
      <w:ins w:id="1228" w:author="Joey Tatú" w:date="2019-11-27T15:49:00Z">
        <w:r w:rsidRPr="0070087F">
          <w:t xml:space="preserve">(Function: Sign up) </w:t>
        </w:r>
      </w:ins>
    </w:p>
    <w:p w14:paraId="46600A46" w14:textId="77777777" w:rsidR="009B2F24" w:rsidRDefault="009B2F24" w:rsidP="009B2F24">
      <w:pPr>
        <w:numPr>
          <w:ilvl w:val="0"/>
          <w:numId w:val="79"/>
        </w:numPr>
        <w:spacing w:line="240" w:lineRule="auto"/>
        <w:rPr>
          <w:ins w:id="1229" w:author="Joey Tatú" w:date="2019-11-27T15:49:00Z"/>
        </w:rPr>
        <w:pPrChange w:id="1230" w:author="Joey Tatú" w:date="2019-11-27T15:49:00Z">
          <w:pPr>
            <w:numPr>
              <w:numId w:val="44"/>
            </w:numPr>
            <w:tabs>
              <w:tab w:val="num" w:pos="792"/>
            </w:tabs>
            <w:ind w:left="792" w:hanging="432"/>
          </w:pPr>
        </w:pPrChange>
      </w:pPr>
      <w:ins w:id="1231" w:author="Joey Tatú" w:date="2019-11-27T15:49:00Z">
        <w:r w:rsidRPr="0070087F">
          <w:t>The</w:t>
        </w:r>
        <w:r>
          <w:t xml:space="preserve"> Client </w:t>
        </w:r>
      </w:ins>
      <w:r>
        <w:t>signs up on the System</w:t>
      </w:r>
      <w:ins w:id="1232" w:author="Joey Tatú" w:date="2019-11-27T15:49:00Z">
        <w:r>
          <w:t>. &lt;See A1</w:t>
        </w:r>
      </w:ins>
    </w:p>
    <w:p w14:paraId="6D76EFFA" w14:textId="77777777" w:rsidR="009B2F24" w:rsidRDefault="009B2F24" w:rsidP="009B2F24">
      <w:pPr>
        <w:numPr>
          <w:ilvl w:val="0"/>
          <w:numId w:val="79"/>
        </w:numPr>
        <w:spacing w:line="240" w:lineRule="auto"/>
        <w:rPr>
          <w:ins w:id="1233" w:author="Joey Tatú" w:date="2019-11-27T15:49:00Z"/>
        </w:rPr>
        <w:pPrChange w:id="1234" w:author="Joey Tatú" w:date="2019-11-27T15:49:00Z">
          <w:pPr>
            <w:numPr>
              <w:numId w:val="44"/>
            </w:numPr>
            <w:tabs>
              <w:tab w:val="num" w:pos="792"/>
            </w:tabs>
            <w:ind w:left="792" w:hanging="432"/>
          </w:pPr>
        </w:pPrChange>
      </w:pPr>
      <w:ins w:id="1235" w:author="Joey Tatú" w:date="2019-11-27T15:49:00Z">
        <w:r>
          <w:t xml:space="preserve">The </w:t>
        </w:r>
      </w:ins>
      <w:ins w:id="1236" w:author="Joey Tatú" w:date="2019-11-27T15:50:00Z">
        <w:r>
          <w:t>Client</w:t>
        </w:r>
      </w:ins>
      <w:ins w:id="1237" w:author="Joey Tatú" w:date="2019-11-27T15:49:00Z">
        <w:r>
          <w:t xml:space="preserve"> shows the Artist the sign-up page.</w:t>
        </w:r>
      </w:ins>
    </w:p>
    <w:p w14:paraId="06E12DC7" w14:textId="77777777" w:rsidR="009B2F24" w:rsidRDefault="009B2F24" w:rsidP="009B2F24">
      <w:pPr>
        <w:numPr>
          <w:ilvl w:val="0"/>
          <w:numId w:val="79"/>
        </w:numPr>
        <w:spacing w:line="240" w:lineRule="auto"/>
        <w:rPr>
          <w:ins w:id="1238" w:author="Joey Tatú" w:date="2019-11-27T15:49:00Z"/>
        </w:rPr>
        <w:pPrChange w:id="1239" w:author="Joey Tatú" w:date="2019-11-27T15:49:00Z">
          <w:pPr>
            <w:numPr>
              <w:numId w:val="44"/>
            </w:numPr>
            <w:tabs>
              <w:tab w:val="num" w:pos="792"/>
            </w:tabs>
            <w:ind w:left="792" w:hanging="432"/>
          </w:pPr>
        </w:pPrChange>
      </w:pPr>
      <w:ins w:id="1240" w:author="Joey Tatú" w:date="2019-11-27T15:49:00Z">
        <w:r>
          <w:t>The</w:t>
        </w:r>
      </w:ins>
      <w:ins w:id="1241" w:author="Joey Tatú" w:date="2019-11-27T15:50:00Z">
        <w:r w:rsidRPr="0072775B">
          <w:t xml:space="preserve"> </w:t>
        </w:r>
        <w:r>
          <w:t xml:space="preserve">Client </w:t>
        </w:r>
      </w:ins>
      <w:ins w:id="1242" w:author="Joey Tatú" w:date="2019-11-27T15:49:00Z">
        <w:r>
          <w:t xml:space="preserve">inputs their email, password, password again and indicates they are a </w:t>
        </w:r>
      </w:ins>
      <w:ins w:id="1243" w:author="Joey Tatú" w:date="2019-11-27T15:50:00Z">
        <w:r>
          <w:t>Client</w:t>
        </w:r>
      </w:ins>
      <w:ins w:id="1244" w:author="Joey Tatú" w:date="2019-11-27T15:49:00Z">
        <w:r>
          <w:t xml:space="preserve">, and selects </w:t>
        </w:r>
      </w:ins>
      <w:r>
        <w:t>continues.</w:t>
      </w:r>
    </w:p>
    <w:p w14:paraId="07A5EAC3" w14:textId="77777777" w:rsidR="009B2F24" w:rsidRDefault="009B2F24" w:rsidP="009B2F24">
      <w:pPr>
        <w:numPr>
          <w:ilvl w:val="0"/>
          <w:numId w:val="79"/>
        </w:numPr>
        <w:spacing w:line="240" w:lineRule="auto"/>
        <w:rPr>
          <w:ins w:id="1245" w:author="Joey Tatú" w:date="2019-11-27T15:49:00Z"/>
        </w:rPr>
        <w:pPrChange w:id="1246" w:author="Joey Tatú" w:date="2019-11-27T15:49:00Z">
          <w:pPr>
            <w:numPr>
              <w:numId w:val="44"/>
            </w:numPr>
            <w:tabs>
              <w:tab w:val="num" w:pos="792"/>
            </w:tabs>
            <w:ind w:left="792" w:hanging="432"/>
          </w:pPr>
        </w:pPrChange>
      </w:pPr>
      <w:ins w:id="1247" w:author="Joey Tatú" w:date="2019-11-27T15:49:00Z">
        <w:r>
          <w:t>The System encrypts the data using AES.</w:t>
        </w:r>
      </w:ins>
    </w:p>
    <w:p w14:paraId="032BE88D" w14:textId="77777777" w:rsidR="009B2F24" w:rsidRDefault="009B2F24" w:rsidP="009B2F24">
      <w:pPr>
        <w:numPr>
          <w:ilvl w:val="0"/>
          <w:numId w:val="79"/>
        </w:numPr>
        <w:spacing w:line="240" w:lineRule="auto"/>
        <w:rPr>
          <w:ins w:id="1248" w:author="Joey Tatú" w:date="2019-11-27T15:49:00Z"/>
        </w:rPr>
        <w:pPrChange w:id="1249" w:author="Joey Tatú" w:date="2019-11-27T15:49:00Z">
          <w:pPr>
            <w:numPr>
              <w:numId w:val="44"/>
            </w:numPr>
            <w:tabs>
              <w:tab w:val="num" w:pos="792"/>
            </w:tabs>
            <w:ind w:left="792" w:hanging="432"/>
          </w:pPr>
        </w:pPrChange>
      </w:pPr>
      <w:ins w:id="1250" w:author="Joey Tatú" w:date="2019-11-27T15:49:00Z">
        <w:r>
          <w:t>The System sends the data to the Database. &lt;See E1&gt;</w:t>
        </w:r>
      </w:ins>
    </w:p>
    <w:p w14:paraId="4685150E" w14:textId="77777777" w:rsidR="009B2F24" w:rsidRDefault="009B2F24" w:rsidP="009B2F24">
      <w:pPr>
        <w:numPr>
          <w:ilvl w:val="0"/>
          <w:numId w:val="79"/>
        </w:numPr>
        <w:spacing w:line="240" w:lineRule="auto"/>
        <w:rPr>
          <w:ins w:id="1251" w:author="Joey Tatú" w:date="2019-11-27T15:49:00Z"/>
        </w:rPr>
        <w:pPrChange w:id="1252" w:author="Joey Tatú" w:date="2019-11-27T15:49:00Z">
          <w:pPr>
            <w:numPr>
              <w:numId w:val="44"/>
            </w:numPr>
            <w:tabs>
              <w:tab w:val="num" w:pos="792"/>
            </w:tabs>
            <w:ind w:left="792" w:hanging="432"/>
          </w:pPr>
        </w:pPrChange>
      </w:pPr>
      <w:ins w:id="1253" w:author="Joey Tatú" w:date="2019-11-27T15:49:00Z">
        <w:r>
          <w:t>The System receives a response from the Database</w:t>
        </w:r>
      </w:ins>
    </w:p>
    <w:p w14:paraId="7A859DE4" w14:textId="77777777" w:rsidR="009B2F24" w:rsidRDefault="009B2F24" w:rsidP="009B2F24">
      <w:pPr>
        <w:numPr>
          <w:ilvl w:val="0"/>
          <w:numId w:val="79"/>
        </w:numPr>
        <w:spacing w:line="240" w:lineRule="auto"/>
        <w:rPr>
          <w:ins w:id="1254" w:author="Joey Tatú" w:date="2019-11-27T15:49:00Z"/>
        </w:rPr>
        <w:pPrChange w:id="1255" w:author="Joey Tatú" w:date="2019-11-27T15:49:00Z">
          <w:pPr>
            <w:numPr>
              <w:numId w:val="44"/>
            </w:numPr>
            <w:tabs>
              <w:tab w:val="num" w:pos="792"/>
            </w:tabs>
            <w:ind w:left="792" w:hanging="432"/>
          </w:pPr>
        </w:pPrChange>
      </w:pPr>
      <w:ins w:id="1256" w:author="Joey Tatú" w:date="2019-11-27T15:49:00Z">
        <w:r>
          <w:t xml:space="preserve">The System shows the </w:t>
        </w:r>
      </w:ins>
      <w:ins w:id="1257" w:author="Joey Tatú" w:date="2019-11-27T15:50:00Z">
        <w:r>
          <w:t>Client</w:t>
        </w:r>
      </w:ins>
      <w:ins w:id="1258" w:author="Joey Tatú" w:date="2019-11-27T15:49:00Z">
        <w:r>
          <w:t xml:space="preserve"> the home menu for artists.</w:t>
        </w:r>
      </w:ins>
    </w:p>
    <w:p w14:paraId="73072292" w14:textId="77777777" w:rsidR="009B2F24" w:rsidRDefault="009B2F24" w:rsidP="009B2F24">
      <w:pPr>
        <w:ind w:left="1293"/>
        <w:rPr>
          <w:ins w:id="1259" w:author="Joey Tatú" w:date="2019-11-27T15:49:00Z"/>
        </w:rPr>
      </w:pPr>
    </w:p>
    <w:p w14:paraId="73C626DC" w14:textId="77777777" w:rsidR="009B2F24" w:rsidRDefault="009B2F24" w:rsidP="009B2F24">
      <w:pPr>
        <w:ind w:left="789" w:firstLine="504"/>
        <w:rPr>
          <w:ins w:id="1260" w:author="Joey Tatú" w:date="2019-11-27T15:49:00Z"/>
        </w:rPr>
      </w:pPr>
      <w:ins w:id="1261" w:author="Joey Tatú" w:date="2019-11-27T15:49:00Z">
        <w:r w:rsidRPr="0070087F">
          <w:t xml:space="preserve">(Function: </w:t>
        </w:r>
        <w:r>
          <w:t>Create Profile</w:t>
        </w:r>
        <w:r w:rsidRPr="0070087F">
          <w:t xml:space="preserve">) </w:t>
        </w:r>
      </w:ins>
    </w:p>
    <w:p w14:paraId="13CDAE73" w14:textId="77777777" w:rsidR="009B2F24" w:rsidRDefault="009B2F24" w:rsidP="009B2F24">
      <w:pPr>
        <w:pStyle w:val="ListParagraph"/>
        <w:numPr>
          <w:ilvl w:val="0"/>
          <w:numId w:val="79"/>
        </w:numPr>
        <w:spacing w:after="120"/>
        <w:jc w:val="both"/>
        <w:rPr>
          <w:ins w:id="1262" w:author="Joey Tatú" w:date="2019-11-27T15:49:00Z"/>
        </w:rPr>
        <w:pPrChange w:id="1263" w:author="Joey Tatú" w:date="2019-11-27T15:49:00Z">
          <w:pPr>
            <w:pStyle w:val="ListParagraph"/>
            <w:numPr>
              <w:numId w:val="44"/>
            </w:numPr>
            <w:tabs>
              <w:tab w:val="num" w:pos="792"/>
            </w:tabs>
            <w:ind w:left="792" w:hanging="432"/>
          </w:pPr>
        </w:pPrChange>
      </w:pPr>
      <w:ins w:id="1264" w:author="Joey Tatú" w:date="2019-11-27T15:49:00Z">
        <w:r>
          <w:t xml:space="preserve">The </w:t>
        </w:r>
      </w:ins>
      <w:ins w:id="1265" w:author="Joey Tatú" w:date="2019-11-27T15:50:00Z">
        <w:r>
          <w:t>Client</w:t>
        </w:r>
      </w:ins>
      <w:ins w:id="1266" w:author="Joey Tatú" w:date="2019-11-27T15:49:00Z">
        <w:r>
          <w:t xml:space="preserve"> </w:t>
        </w:r>
      </w:ins>
      <w:r>
        <w:t>accesses their Profile on the System</w:t>
      </w:r>
      <w:ins w:id="1267" w:author="Joey Tatú" w:date="2019-11-27T15:49:00Z">
        <w:r>
          <w:t xml:space="preserve">. &lt;See A2&gt; </w:t>
        </w:r>
      </w:ins>
    </w:p>
    <w:p w14:paraId="54AA343D" w14:textId="77777777" w:rsidR="009B2F24" w:rsidRDefault="009B2F24" w:rsidP="009B2F24">
      <w:pPr>
        <w:pStyle w:val="ListParagraph"/>
        <w:numPr>
          <w:ilvl w:val="0"/>
          <w:numId w:val="79"/>
        </w:numPr>
        <w:spacing w:after="120"/>
        <w:jc w:val="both"/>
        <w:rPr>
          <w:ins w:id="1268" w:author="Joey Tatú" w:date="2019-11-27T15:49:00Z"/>
        </w:rPr>
        <w:pPrChange w:id="1269" w:author="Joey Tatú" w:date="2019-11-27T15:49:00Z">
          <w:pPr>
            <w:pStyle w:val="ListParagraph"/>
            <w:numPr>
              <w:numId w:val="44"/>
            </w:numPr>
            <w:tabs>
              <w:tab w:val="num" w:pos="792"/>
            </w:tabs>
            <w:ind w:left="792" w:hanging="432"/>
          </w:pPr>
        </w:pPrChange>
      </w:pPr>
      <w:ins w:id="1270" w:author="Joey Tatú" w:date="2019-11-27T15:49:00Z">
        <w:r>
          <w:t xml:space="preserve">The System shows the </w:t>
        </w:r>
      </w:ins>
      <w:ins w:id="1271" w:author="Joey Tatú" w:date="2019-11-27T15:50:00Z">
        <w:r>
          <w:t>Client</w:t>
        </w:r>
      </w:ins>
      <w:ins w:id="1272" w:author="Joey Tatú" w:date="2019-11-27T15:49:00Z">
        <w:r>
          <w:t xml:space="preserve"> the edit profile page.</w:t>
        </w:r>
      </w:ins>
    </w:p>
    <w:p w14:paraId="20A2E66C" w14:textId="77777777" w:rsidR="009B2F24" w:rsidRDefault="009B2F24" w:rsidP="009B2F24">
      <w:pPr>
        <w:pStyle w:val="ListParagraph"/>
        <w:numPr>
          <w:ilvl w:val="0"/>
          <w:numId w:val="79"/>
        </w:numPr>
        <w:spacing w:after="120"/>
        <w:jc w:val="both"/>
        <w:rPr>
          <w:ins w:id="1273" w:author="Joey Tatú" w:date="2019-11-27T15:49:00Z"/>
        </w:rPr>
        <w:pPrChange w:id="1274" w:author="Joey Tatú" w:date="2019-11-27T15:49:00Z">
          <w:pPr>
            <w:pStyle w:val="ListParagraph"/>
            <w:numPr>
              <w:numId w:val="44"/>
            </w:numPr>
            <w:tabs>
              <w:tab w:val="num" w:pos="792"/>
            </w:tabs>
            <w:ind w:left="792" w:hanging="432"/>
          </w:pPr>
        </w:pPrChange>
      </w:pPr>
      <w:ins w:id="1275" w:author="Joey Tatú" w:date="2019-11-27T15:49:00Z">
        <w:r>
          <w:t xml:space="preserve">The </w:t>
        </w:r>
      </w:ins>
      <w:ins w:id="1276" w:author="Joey Tatú" w:date="2019-11-27T15:50:00Z">
        <w:r>
          <w:t>Client</w:t>
        </w:r>
      </w:ins>
      <w:ins w:id="1277" w:author="Joey Tatú" w:date="2019-11-27T15:49:00Z">
        <w:r>
          <w:t xml:space="preserve"> inputs their name, location, bio, interested in (i.e. tattoos, piercings and/or body modifications), profile photo.</w:t>
        </w:r>
      </w:ins>
    </w:p>
    <w:p w14:paraId="246E840B" w14:textId="77777777" w:rsidR="009B2F24" w:rsidRDefault="009B2F24" w:rsidP="009B2F24">
      <w:pPr>
        <w:pStyle w:val="ListParagraph"/>
        <w:numPr>
          <w:ilvl w:val="0"/>
          <w:numId w:val="79"/>
        </w:numPr>
        <w:spacing w:after="120"/>
        <w:jc w:val="both"/>
        <w:rPr>
          <w:ins w:id="1278" w:author="Joey Tatú" w:date="2019-11-27T15:49:00Z"/>
        </w:rPr>
        <w:pPrChange w:id="1279" w:author="Joey Tatú" w:date="2019-11-27T15:49:00Z">
          <w:pPr>
            <w:pStyle w:val="ListParagraph"/>
            <w:numPr>
              <w:numId w:val="44"/>
            </w:numPr>
            <w:tabs>
              <w:tab w:val="num" w:pos="792"/>
            </w:tabs>
            <w:ind w:left="792" w:hanging="432"/>
          </w:pPr>
        </w:pPrChange>
      </w:pPr>
      <w:ins w:id="1280" w:author="Joey Tatú" w:date="2019-11-27T15:49:00Z">
        <w:r>
          <w:t>The Artist selects</w:t>
        </w:r>
      </w:ins>
      <w:r>
        <w:t xml:space="preserve"> the inputs.</w:t>
      </w:r>
    </w:p>
    <w:p w14:paraId="3ECC666C" w14:textId="77777777" w:rsidR="009B2F24" w:rsidRDefault="009B2F24" w:rsidP="009B2F24">
      <w:pPr>
        <w:pStyle w:val="ListParagraph"/>
        <w:numPr>
          <w:ilvl w:val="0"/>
          <w:numId w:val="79"/>
        </w:numPr>
        <w:spacing w:after="120"/>
        <w:jc w:val="both"/>
        <w:rPr>
          <w:ins w:id="1281" w:author="Joey Tatú" w:date="2019-11-27T15:49:00Z"/>
        </w:rPr>
        <w:pPrChange w:id="1282" w:author="Joey Tatú" w:date="2019-11-27T15:49:00Z">
          <w:pPr>
            <w:pStyle w:val="ListParagraph"/>
            <w:numPr>
              <w:numId w:val="44"/>
            </w:numPr>
            <w:tabs>
              <w:tab w:val="num" w:pos="792"/>
            </w:tabs>
            <w:ind w:left="792" w:hanging="432"/>
          </w:pPr>
        </w:pPrChange>
      </w:pPr>
      <w:ins w:id="1283" w:author="Joey Tatú" w:date="2019-11-27T15:49:00Z">
        <w:r>
          <w:t>The System encrypts the data and sends it to the database.</w:t>
        </w:r>
      </w:ins>
    </w:p>
    <w:p w14:paraId="42822190" w14:textId="77777777" w:rsidR="009B2F24" w:rsidRDefault="009B2F24" w:rsidP="009B2F24">
      <w:pPr>
        <w:pStyle w:val="ListParagraph"/>
        <w:numPr>
          <w:ilvl w:val="0"/>
          <w:numId w:val="79"/>
        </w:numPr>
        <w:spacing w:after="120"/>
        <w:jc w:val="both"/>
        <w:rPr>
          <w:ins w:id="1284" w:author="Joey Tatú" w:date="2019-11-27T15:49:00Z"/>
        </w:rPr>
        <w:pPrChange w:id="1285" w:author="Joey Tatú" w:date="2019-11-27T15:49:00Z">
          <w:pPr>
            <w:pStyle w:val="ListParagraph"/>
            <w:numPr>
              <w:numId w:val="44"/>
            </w:numPr>
            <w:tabs>
              <w:tab w:val="num" w:pos="792"/>
            </w:tabs>
            <w:ind w:left="792" w:hanging="432"/>
          </w:pPr>
        </w:pPrChange>
      </w:pPr>
      <w:ins w:id="1286" w:author="Joey Tatú" w:date="2019-11-27T15:49:00Z">
        <w:r>
          <w:t xml:space="preserve">The System shows the </w:t>
        </w:r>
      </w:ins>
      <w:ins w:id="1287" w:author="Joey Tatú" w:date="2019-11-27T15:50:00Z">
        <w:r>
          <w:t>Client</w:t>
        </w:r>
      </w:ins>
      <w:ins w:id="1288" w:author="Joey Tatú" w:date="2019-11-27T15:49:00Z">
        <w:r>
          <w:t xml:space="preserve"> their profile page.</w:t>
        </w:r>
      </w:ins>
    </w:p>
    <w:p w14:paraId="154E7379" w14:textId="77777777" w:rsidR="009B2F24" w:rsidRDefault="009B2F24" w:rsidP="009B2F24">
      <w:pPr>
        <w:pStyle w:val="ListParagraph"/>
        <w:numPr>
          <w:ilvl w:val="0"/>
          <w:numId w:val="79"/>
        </w:numPr>
        <w:spacing w:after="120"/>
        <w:jc w:val="both"/>
        <w:rPr>
          <w:ins w:id="1289" w:author="Joey Tatú" w:date="2019-11-27T15:49:00Z"/>
        </w:rPr>
        <w:pPrChange w:id="1290" w:author="Joey Tatú" w:date="2019-11-27T15:49:00Z">
          <w:pPr>
            <w:pStyle w:val="ListParagraph"/>
            <w:numPr>
              <w:numId w:val="44"/>
            </w:numPr>
            <w:tabs>
              <w:tab w:val="num" w:pos="792"/>
            </w:tabs>
            <w:ind w:left="792" w:hanging="432"/>
          </w:pPr>
        </w:pPrChange>
      </w:pPr>
      <w:ins w:id="1291" w:author="Joey Tatú" w:date="2019-11-27T15:49:00Z">
        <w:r>
          <w:t>The Artist selects “Home”</w:t>
        </w:r>
      </w:ins>
    </w:p>
    <w:p w14:paraId="7DB09A7B" w14:textId="77777777" w:rsidR="009B2F24" w:rsidRDefault="009B2F24" w:rsidP="009B2F24">
      <w:pPr>
        <w:pStyle w:val="ListParagraph"/>
        <w:numPr>
          <w:ilvl w:val="0"/>
          <w:numId w:val="79"/>
        </w:numPr>
        <w:spacing w:after="120"/>
        <w:jc w:val="both"/>
        <w:rPr>
          <w:ins w:id="1292" w:author="Joey Tatú" w:date="2019-11-27T15:49:00Z"/>
        </w:rPr>
        <w:pPrChange w:id="1293" w:author="Joey Tatú" w:date="2019-11-27T15:49:00Z">
          <w:pPr>
            <w:pStyle w:val="ListParagraph"/>
            <w:numPr>
              <w:numId w:val="44"/>
            </w:numPr>
            <w:tabs>
              <w:tab w:val="num" w:pos="792"/>
            </w:tabs>
            <w:ind w:left="792" w:hanging="432"/>
          </w:pPr>
        </w:pPrChange>
      </w:pPr>
      <w:ins w:id="1294" w:author="Joey Tatú" w:date="2019-11-27T15:49:00Z">
        <w:r>
          <w:t xml:space="preserve">The System shows the </w:t>
        </w:r>
      </w:ins>
      <w:ins w:id="1295" w:author="Joey Tatú" w:date="2019-11-27T15:50:00Z">
        <w:r>
          <w:t xml:space="preserve">Client </w:t>
        </w:r>
      </w:ins>
      <w:ins w:id="1296" w:author="Joey Tatú" w:date="2019-11-27T15:49:00Z">
        <w:r>
          <w:t>their home menu.</w:t>
        </w:r>
      </w:ins>
    </w:p>
    <w:p w14:paraId="7B23635B" w14:textId="77777777" w:rsidR="009B2F24" w:rsidRPr="0072775B" w:rsidRDefault="009B2F24" w:rsidP="009B2F24">
      <w:pPr>
        <w:rPr>
          <w:ins w:id="1297" w:author="Joey Tatú" w:date="2019-11-27T15:49:00Z"/>
        </w:rPr>
        <w:pPrChange w:id="1298" w:author="Joey Tatú" w:date="2019-11-27T15:51:00Z">
          <w:pPr>
            <w:pStyle w:val="BalloonTextChar"/>
            <w:ind w:left="1293"/>
          </w:pPr>
        </w:pPrChange>
      </w:pPr>
    </w:p>
    <w:p w14:paraId="17A791DF" w14:textId="77777777" w:rsidR="009B2F24" w:rsidRPr="0072775B" w:rsidRDefault="009B2F24" w:rsidP="009B2F24">
      <w:pPr>
        <w:pStyle w:val="BalloonTextChar"/>
        <w:ind w:left="1293"/>
        <w:rPr>
          <w:rPrChange w:id="1299" w:author="Joey Tatú" w:date="2019-11-27T15:51:00Z">
            <w:rPr>
              <w:b/>
            </w:rPr>
          </w:rPrChange>
        </w:rPr>
        <w:pPrChange w:id="1300" w:author="Joey Tatú" w:date="2019-11-27T15:51:00Z">
          <w:pPr>
            <w:ind w:left="576"/>
          </w:pPr>
        </w:pPrChange>
      </w:pPr>
      <w:ins w:id="1301" w:author="Joey Tatú" w:date="2019-11-27T15:49:00Z">
        <w:r w:rsidRPr="00634CE1">
          <w:t xml:space="preserve">(Function: </w:t>
        </w:r>
        <w:r>
          <w:t>Make booking</w:t>
        </w:r>
        <w:r w:rsidRPr="00634CE1">
          <w:t>)</w:t>
        </w:r>
      </w:ins>
    </w:p>
    <w:p w14:paraId="1293DC93" w14:textId="77777777" w:rsidR="009B2F24" w:rsidRPr="00FD222E" w:rsidRDefault="009B2F24" w:rsidP="009B2F24">
      <w:pPr>
        <w:numPr>
          <w:ilvl w:val="0"/>
          <w:numId w:val="79"/>
        </w:numPr>
        <w:spacing w:line="240" w:lineRule="auto"/>
        <w:pPrChange w:id="1302"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rsidP="009B2F24">
      <w:pPr>
        <w:numPr>
          <w:ilvl w:val="0"/>
          <w:numId w:val="79"/>
        </w:numPr>
        <w:spacing w:line="240" w:lineRule="auto"/>
        <w:pPrChange w:id="1303"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rsidP="009B2F24">
      <w:pPr>
        <w:numPr>
          <w:ilvl w:val="0"/>
          <w:numId w:val="79"/>
        </w:numPr>
        <w:spacing w:line="240" w:lineRule="auto"/>
        <w:pPrChange w:id="1304"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rsidP="009B2F24">
      <w:pPr>
        <w:numPr>
          <w:ilvl w:val="0"/>
          <w:numId w:val="79"/>
        </w:numPr>
        <w:spacing w:line="240" w:lineRule="auto"/>
        <w:pPrChange w:id="1305"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rsidP="009B2F24">
      <w:pPr>
        <w:numPr>
          <w:ilvl w:val="0"/>
          <w:numId w:val="79"/>
        </w:numPr>
        <w:spacing w:line="240" w:lineRule="auto"/>
        <w:pPrChange w:id="1306"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rsidP="009B2F24">
      <w:pPr>
        <w:numPr>
          <w:ilvl w:val="0"/>
          <w:numId w:val="79"/>
        </w:numPr>
        <w:spacing w:line="240" w:lineRule="auto"/>
        <w:pPrChange w:id="1307"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rsidP="009B2F24">
      <w:pPr>
        <w:numPr>
          <w:ilvl w:val="0"/>
          <w:numId w:val="79"/>
        </w:numPr>
        <w:spacing w:line="240" w:lineRule="auto"/>
        <w:pPrChange w:id="1308"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rsidP="009B2F24">
      <w:pPr>
        <w:numPr>
          <w:ilvl w:val="0"/>
          <w:numId w:val="79"/>
        </w:numPr>
        <w:spacing w:line="240" w:lineRule="auto"/>
        <w:pPrChange w:id="1309"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rsidP="009B2F24">
      <w:pPr>
        <w:numPr>
          <w:ilvl w:val="0"/>
          <w:numId w:val="79"/>
        </w:numPr>
        <w:spacing w:line="240" w:lineRule="auto"/>
        <w:pPrChange w:id="1310"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rsidP="009B2F24">
      <w:pPr>
        <w:numPr>
          <w:ilvl w:val="0"/>
          <w:numId w:val="79"/>
        </w:numPr>
        <w:spacing w:line="240" w:lineRule="auto"/>
        <w:pPrChange w:id="1311" w:author="Joey Tatú" w:date="2019-11-27T15:51:00Z">
          <w:pPr>
            <w:numPr>
              <w:numId w:val="9"/>
            </w:numPr>
            <w:tabs>
              <w:tab w:val="num" w:pos="1800"/>
            </w:tabs>
            <w:ind w:left="1800" w:hanging="360"/>
          </w:pPr>
        </w:pPrChange>
      </w:pPr>
      <w:r w:rsidRPr="00FD222E">
        <w:t>The System send</w:t>
      </w:r>
      <w:ins w:id="1312"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rsidP="009B2F24">
      <w:pPr>
        <w:numPr>
          <w:ilvl w:val="0"/>
          <w:numId w:val="79"/>
        </w:numPr>
        <w:spacing w:line="240" w:lineRule="auto"/>
        <w:pPrChange w:id="1313"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rsidP="009B2F24">
      <w:pPr>
        <w:numPr>
          <w:ilvl w:val="0"/>
          <w:numId w:val="79"/>
        </w:numPr>
        <w:spacing w:line="240" w:lineRule="auto"/>
        <w:pPrChange w:id="1314"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rsidP="009B2F24">
      <w:pPr>
        <w:numPr>
          <w:ilvl w:val="0"/>
          <w:numId w:val="79"/>
        </w:numPr>
        <w:spacing w:line="240" w:lineRule="auto"/>
        <w:pPrChange w:id="1315"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rsidP="009B2F24">
      <w:pPr>
        <w:numPr>
          <w:ilvl w:val="0"/>
          <w:numId w:val="79"/>
        </w:numPr>
        <w:spacing w:line="240" w:lineRule="auto"/>
        <w:pPrChange w:id="1316" w:author="Joey Tatú" w:date="2019-11-27T15:51:00Z">
          <w:pPr>
            <w:numPr>
              <w:numId w:val="9"/>
            </w:numPr>
            <w:tabs>
              <w:tab w:val="num" w:pos="1800"/>
            </w:tabs>
            <w:ind w:left="1800" w:hanging="360"/>
          </w:pPr>
        </w:pPrChange>
      </w:pPr>
      <w:r w:rsidRPr="00FD222E">
        <w:t>The System inserts the data into the</w:t>
      </w:r>
      <w:del w:id="1317" w:author="Joey Tatú" w:date="2019-11-27T15:52:00Z">
        <w:r w:rsidRPr="00FD222E" w:rsidDel="0072775B">
          <w:delText xml:space="preserve"> </w:delText>
        </w:r>
      </w:del>
      <w:del w:id="1318" w:author="Joey Tatú" w:date="2019-11-27T14:19:00Z">
        <w:r w:rsidRPr="00FD222E" w:rsidDel="0060759B">
          <w:delText>MySQL</w:delText>
        </w:r>
      </w:del>
      <w:r w:rsidRPr="00FD222E">
        <w:t xml:space="preserve"> database.</w:t>
      </w:r>
    </w:p>
    <w:p w14:paraId="41FECEFC" w14:textId="77777777" w:rsidR="009B2F24" w:rsidRPr="00FD222E" w:rsidRDefault="009B2F24" w:rsidP="009B2F24">
      <w:pPr>
        <w:numPr>
          <w:ilvl w:val="0"/>
          <w:numId w:val="79"/>
        </w:numPr>
        <w:spacing w:line="240" w:lineRule="auto"/>
        <w:pPrChange w:id="1319"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rsidP="009B2F24">
      <w:pPr>
        <w:numPr>
          <w:ilvl w:val="0"/>
          <w:numId w:val="79"/>
        </w:numPr>
        <w:spacing w:line="240" w:lineRule="auto"/>
        <w:pPrChange w:id="1320"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rsidP="009B2F24">
      <w:pPr>
        <w:numPr>
          <w:ilvl w:val="0"/>
          <w:numId w:val="79"/>
        </w:numPr>
        <w:spacing w:line="240" w:lineRule="auto"/>
        <w:pPrChange w:id="1321"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rsidP="009B2F24">
      <w:pPr>
        <w:numPr>
          <w:ilvl w:val="0"/>
          <w:numId w:val="79"/>
        </w:numPr>
        <w:spacing w:line="240" w:lineRule="auto"/>
        <w:pPrChange w:id="1322"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rsidP="009B2F24">
      <w:pPr>
        <w:numPr>
          <w:ilvl w:val="0"/>
          <w:numId w:val="79"/>
        </w:numPr>
        <w:spacing w:line="240" w:lineRule="auto"/>
        <w:pPrChange w:id="1323"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rsidP="009B2F24">
      <w:pPr>
        <w:numPr>
          <w:ilvl w:val="0"/>
          <w:numId w:val="79"/>
        </w:numPr>
        <w:spacing w:line="240" w:lineRule="auto"/>
        <w:pPrChange w:id="1324"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rsidP="009B2F24">
      <w:pPr>
        <w:numPr>
          <w:ilvl w:val="0"/>
          <w:numId w:val="79"/>
        </w:numPr>
        <w:spacing w:line="240" w:lineRule="auto"/>
        <w:pPrChange w:id="1325" w:author="Joey Tatú" w:date="2019-11-27T15:51:00Z">
          <w:pPr>
            <w:numPr>
              <w:numId w:val="9"/>
            </w:numPr>
            <w:tabs>
              <w:tab w:val="num" w:pos="1800"/>
            </w:tabs>
            <w:ind w:left="1800" w:hanging="360"/>
          </w:pPr>
        </w:pPrChange>
      </w:pPr>
      <w:r w:rsidRPr="00FD222E">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rsidP="009B2F24">
      <w:pPr>
        <w:pStyle w:val="A"/>
        <w:numPr>
          <w:ilvl w:val="0"/>
          <w:numId w:val="80"/>
        </w:numPr>
        <w:rPr>
          <w:lang w:val="en-IE"/>
        </w:rPr>
        <w:pPrChange w:id="1326"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rsidP="009B2F24">
      <w:pPr>
        <w:pStyle w:val="A"/>
        <w:numPr>
          <w:ilvl w:val="0"/>
          <w:numId w:val="80"/>
        </w:numPr>
        <w:rPr>
          <w:lang w:val="en-IE"/>
        </w:rPr>
        <w:pPrChange w:id="1327"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rsidP="009B2F24">
      <w:pPr>
        <w:pStyle w:val="A"/>
        <w:numPr>
          <w:ilvl w:val="0"/>
          <w:numId w:val="80"/>
        </w:numPr>
        <w:rPr>
          <w:lang w:val="en-IE"/>
        </w:rPr>
        <w:pPrChange w:id="1328"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329"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330" w:author="Joey Tatú" w:date="2019-11-27T15:53:00Z">
        <w:r w:rsidRPr="00FD222E" w:rsidDel="0072775B">
          <w:delText xml:space="preserve">5 </w:delText>
        </w:r>
      </w:del>
      <w:ins w:id="1331"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rsidP="009B2F24">
      <w:pPr>
        <w:pStyle w:val="A"/>
        <w:numPr>
          <w:ilvl w:val="0"/>
          <w:numId w:val="81"/>
        </w:numPr>
        <w:rPr>
          <w:lang w:val="en-IE"/>
        </w:rPr>
        <w:pPrChange w:id="1332"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rsidP="009B2F24">
      <w:pPr>
        <w:pStyle w:val="A"/>
        <w:numPr>
          <w:ilvl w:val="0"/>
          <w:numId w:val="81"/>
        </w:numPr>
        <w:rPr>
          <w:lang w:val="en-IE"/>
        </w:rPr>
        <w:pPrChange w:id="1333"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rsidP="009B2F24">
      <w:pPr>
        <w:pStyle w:val="A"/>
        <w:numPr>
          <w:ilvl w:val="0"/>
          <w:numId w:val="81"/>
        </w:numPr>
        <w:rPr>
          <w:lang w:val="en-IE"/>
        </w:rPr>
        <w:pPrChange w:id="1334"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335" w:author="Joey Tatú" w:date="2019-11-27T15:53:00Z">
        <w:r w:rsidRPr="00FD222E" w:rsidDel="0072775B">
          <w:delText xml:space="preserve">6 </w:delText>
        </w:r>
      </w:del>
      <w:ins w:id="1336"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rsidP="009B2F24">
      <w:pPr>
        <w:pStyle w:val="A"/>
        <w:numPr>
          <w:ilvl w:val="0"/>
          <w:numId w:val="82"/>
        </w:numPr>
        <w:rPr>
          <w:lang w:val="en-IE"/>
        </w:rPr>
        <w:pPrChange w:id="1337"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rsidP="009B2F24">
      <w:pPr>
        <w:pStyle w:val="A"/>
        <w:numPr>
          <w:ilvl w:val="0"/>
          <w:numId w:val="82"/>
        </w:numPr>
        <w:rPr>
          <w:lang w:val="en-IE"/>
        </w:rPr>
        <w:pPrChange w:id="1338"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rsidP="009B2F24">
      <w:pPr>
        <w:pStyle w:val="A"/>
        <w:numPr>
          <w:ilvl w:val="0"/>
          <w:numId w:val="82"/>
        </w:numPr>
        <w:rPr>
          <w:lang w:val="en-IE"/>
        </w:rPr>
        <w:pPrChange w:id="1339"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rsidP="009B2F24">
      <w:pPr>
        <w:pStyle w:val="A"/>
        <w:numPr>
          <w:ilvl w:val="0"/>
          <w:numId w:val="82"/>
        </w:numPr>
        <w:rPr>
          <w:lang w:val="en-IE"/>
        </w:rPr>
        <w:pPrChange w:id="1340"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341" w:author="Joey Tatú" w:date="2019-11-27T15:53:00Z">
        <w:r w:rsidRPr="00FD222E" w:rsidDel="0072775B">
          <w:delText xml:space="preserve">10 </w:delText>
        </w:r>
      </w:del>
      <w:ins w:id="1342"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43" w:author="Joey Tatú" w:date="2019-11-27T14:19:00Z">
        <w:r w:rsidRPr="00FD222E" w:rsidDel="0060759B">
          <w:rPr>
            <w:lang w:val="en-IE"/>
          </w:rPr>
          <w:delText>MySQL</w:delText>
        </w:r>
      </w:del>
      <w:ins w:id="1344" w:author="Joey Tatú" w:date="2019-11-27T14:19:00Z">
        <w:r w:rsidRPr="00FD222E">
          <w:rPr>
            <w:lang w:val="en-IE"/>
          </w:rPr>
          <w:t>the database</w:t>
        </w:r>
      </w:ins>
    </w:p>
    <w:p w14:paraId="7ED00900" w14:textId="77777777" w:rsidR="009B2F24" w:rsidRPr="00FD222E" w:rsidRDefault="009B2F24" w:rsidP="009B2F24">
      <w:pPr>
        <w:pStyle w:val="A"/>
        <w:numPr>
          <w:ilvl w:val="0"/>
          <w:numId w:val="83"/>
        </w:numPr>
        <w:rPr>
          <w:lang w:val="en-IE"/>
        </w:rPr>
        <w:pPrChange w:id="1345" w:author="Joey Tatú" w:date="2019-11-27T15:55:00Z">
          <w:pPr>
            <w:pStyle w:val="A"/>
            <w:numPr>
              <w:numId w:val="25"/>
            </w:numPr>
            <w:tabs>
              <w:tab w:val="num" w:pos="1293"/>
            </w:tabs>
            <w:ind w:left="1293" w:hanging="360"/>
          </w:pPr>
        </w:pPrChange>
      </w:pPr>
      <w:r w:rsidRPr="00FD222E">
        <w:rPr>
          <w:lang w:val="en-IE"/>
        </w:rPr>
        <w:t xml:space="preserve">The System cannot connect </w:t>
      </w:r>
      <w:del w:id="1346" w:author="Joey Tatú" w:date="2019-11-27T14:19:00Z">
        <w:r w:rsidRPr="00FD222E" w:rsidDel="0060759B">
          <w:rPr>
            <w:lang w:val="en-IE"/>
          </w:rPr>
          <w:delText>MySQL</w:delText>
        </w:r>
      </w:del>
      <w:del w:id="1347" w:author="Joey Tatú" w:date="2019-11-27T15:55:00Z">
        <w:r w:rsidRPr="00FD222E" w:rsidDel="0072775B">
          <w:rPr>
            <w:lang w:val="en-IE"/>
          </w:rPr>
          <w:delText xml:space="preserve"> Database</w:delText>
        </w:r>
      </w:del>
      <w:ins w:id="1348" w:author="Joey Tatú" w:date="2019-11-27T15:55:00Z">
        <w:r>
          <w:rPr>
            <w:lang w:val="en-IE"/>
          </w:rPr>
          <w:t>to the d</w:t>
        </w:r>
        <w:r w:rsidRPr="00FD222E">
          <w:rPr>
            <w:lang w:val="en-IE"/>
          </w:rPr>
          <w:t>atabase</w:t>
        </w:r>
      </w:ins>
    </w:p>
    <w:p w14:paraId="0DF64C06" w14:textId="77777777" w:rsidR="009B2F24" w:rsidRPr="00FD222E" w:rsidRDefault="009B2F24" w:rsidP="009B2F24">
      <w:pPr>
        <w:pStyle w:val="A"/>
        <w:numPr>
          <w:ilvl w:val="0"/>
          <w:numId w:val="83"/>
        </w:numPr>
        <w:rPr>
          <w:lang w:val="en-IE"/>
        </w:rPr>
        <w:pPrChange w:id="1349"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rsidP="009B2F24">
      <w:pPr>
        <w:pStyle w:val="A"/>
        <w:numPr>
          <w:ilvl w:val="0"/>
          <w:numId w:val="83"/>
        </w:numPr>
        <w:rPr>
          <w:lang w:val="en-IE"/>
        </w:rPr>
        <w:pPrChange w:id="1350"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351" w:author="Joey Tatú" w:date="2019-11-27T15:56:00Z">
        <w:r w:rsidRPr="00FD222E" w:rsidDel="0072775B">
          <w:rPr>
            <w:lang w:val="en-IE"/>
          </w:rPr>
          <w:delText xml:space="preserve">8 </w:delText>
        </w:r>
      </w:del>
      <w:ins w:id="1352"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rsidP="009B2F24">
      <w:pPr>
        <w:numPr>
          <w:ilvl w:val="0"/>
          <w:numId w:val="84"/>
        </w:numPr>
        <w:spacing w:line="240" w:lineRule="auto"/>
        <w:pPrChange w:id="1353"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rsidP="009B2F24">
      <w:pPr>
        <w:pStyle w:val="A"/>
        <w:numPr>
          <w:ilvl w:val="0"/>
          <w:numId w:val="84"/>
        </w:numPr>
        <w:rPr>
          <w:lang w:val="en-IE"/>
        </w:rPr>
        <w:pPrChange w:id="1354"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355" w:author="Joey Tatú" w:date="2019-11-27T15:56:00Z">
        <w:r w:rsidRPr="00FD222E" w:rsidDel="0072775B">
          <w:rPr>
            <w:lang w:val="en-IE"/>
          </w:rPr>
          <w:delText xml:space="preserve">17 </w:delText>
        </w:r>
      </w:del>
      <w:ins w:id="1356"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357" w:name="_Toc25767705"/>
      <w:bookmarkStart w:id="1358" w:name="_Toc26443873"/>
      <w:r w:rsidRPr="00FD222E">
        <w:t xml:space="preserve">Requirement </w:t>
      </w:r>
      <w:del w:id="1359" w:author="Joey Tatú" w:date="2019-11-27T16:06:00Z">
        <w:r w:rsidRPr="00FD222E" w:rsidDel="00E30DC3">
          <w:delText>5</w:delText>
        </w:r>
      </w:del>
      <w:ins w:id="1360" w:author="Joey Tatú" w:date="2019-11-27T16:06:00Z">
        <w:r>
          <w:t>3</w:t>
        </w:r>
      </w:ins>
      <w:r w:rsidRPr="00FD222E">
        <w:t xml:space="preserve">: </w:t>
      </w:r>
      <w:del w:id="1361" w:author="Joey Tatú" w:date="2019-11-27T16:02:00Z">
        <w:r w:rsidRPr="00FD222E" w:rsidDel="00E30DC3">
          <w:delText xml:space="preserve">Rate </w:delText>
        </w:r>
      </w:del>
      <w:ins w:id="1362" w:author="Joey Tatú" w:date="2019-11-27T16:02:00Z">
        <w:r w:rsidRPr="00FD222E">
          <w:t>R</w:t>
        </w:r>
        <w:r>
          <w:t>eview</w:t>
        </w:r>
        <w:r w:rsidRPr="00FD222E">
          <w:t xml:space="preserve"> </w:t>
        </w:r>
      </w:ins>
      <w:r w:rsidRPr="00FD222E">
        <w:t>Artist</w:t>
      </w:r>
      <w:bookmarkEnd w:id="1357"/>
      <w:bookmarkEnd w:id="1358"/>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363" w:author="Joey Tatú" w:date="2019-11-27T16:02:00Z">
        <w:r>
          <w:t>eview</w:t>
        </w:r>
      </w:ins>
      <w:del w:id="1364"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365"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366"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367"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68" w:author="Joey Tatú" w:date="2019-11-27T14:19:00Z">
        <w:r w:rsidRPr="00FD222E" w:rsidDel="0060759B">
          <w:rPr>
            <w:lang w:val="en-IE"/>
          </w:rPr>
          <w:delText>MySQL</w:delText>
        </w:r>
      </w:del>
      <w:ins w:id="1369"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370"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371" w:name="_Toc25767706"/>
      <w:bookmarkStart w:id="1372" w:name="_Toc26443874"/>
      <w:r w:rsidRPr="00FD222E">
        <w:t xml:space="preserve">Requirement </w:t>
      </w:r>
      <w:del w:id="1373" w:author="Joey Tatú" w:date="2019-11-27T16:06:00Z">
        <w:r w:rsidRPr="00FD222E" w:rsidDel="00E30DC3">
          <w:delText>6</w:delText>
        </w:r>
      </w:del>
      <w:ins w:id="1374" w:author="Joey Tatú" w:date="2019-11-27T16:10:00Z">
        <w:r>
          <w:t>4</w:t>
        </w:r>
      </w:ins>
      <w:r w:rsidRPr="00FD222E">
        <w:t>: Message user</w:t>
      </w:r>
      <w:bookmarkEnd w:id="1371"/>
      <w:bookmarkEnd w:id="1372"/>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375"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376"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377"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378"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379"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80" w:author="Joey Tatú" w:date="2019-11-27T14:20:00Z">
        <w:r w:rsidRPr="00FD222E" w:rsidDel="0060759B">
          <w:rPr>
            <w:lang w:val="en-IE"/>
          </w:rPr>
          <w:delText>MySQL</w:delText>
        </w:r>
      </w:del>
      <w:ins w:id="1381"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382"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383" w:name="_Toc25767707"/>
      <w:bookmarkStart w:id="1384" w:name="_Toc26443875"/>
      <w:r w:rsidRPr="00FD222E">
        <w:t xml:space="preserve">Requirement </w:t>
      </w:r>
      <w:del w:id="1385" w:author="Joey Tatú" w:date="2019-11-27T16:10:00Z">
        <w:r w:rsidRPr="00FD222E" w:rsidDel="001470FB">
          <w:delText>6</w:delText>
        </w:r>
      </w:del>
      <w:ins w:id="1386" w:author="Joey Tatú" w:date="2019-11-27T16:10:00Z">
        <w:r>
          <w:t>5</w:t>
        </w:r>
      </w:ins>
      <w:r w:rsidRPr="00FD222E">
        <w:t>: Create automated appointment</w:t>
      </w:r>
      <w:bookmarkEnd w:id="1383"/>
      <w:bookmarkEnd w:id="1384"/>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387"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388"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389" w:author="Joey Tatú" w:date="2019-11-27T14:22:00Z">
        <w:r w:rsidRPr="00FD222E" w:rsidDel="0060759B">
          <w:delText>appointment.&lt;</w:delText>
        </w:r>
      </w:del>
      <w:ins w:id="1390"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391" w:author="Joey Tatú" w:date="2019-11-27T14:20:00Z">
        <w:r w:rsidRPr="00FD222E" w:rsidDel="0060759B">
          <w:rPr>
            <w:lang w:val="en-IE"/>
          </w:rPr>
          <w:delText>MySQL</w:delText>
        </w:r>
      </w:del>
      <w:ins w:id="1392"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393"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394" w:name="_Toc25767708"/>
      <w:bookmarkStart w:id="1395" w:name="_Toc26443876"/>
      <w:r w:rsidRPr="00FD222E">
        <w:t>Non-Functional Requirements</w:t>
      </w:r>
      <w:bookmarkEnd w:id="1394"/>
      <w:bookmarkEnd w:id="1395"/>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9B2F24">
      <w:pPr>
        <w:pStyle w:val="Heading2"/>
      </w:pPr>
      <w:bookmarkStart w:id="1396" w:name="_Toc25767709"/>
      <w:bookmarkStart w:id="1397" w:name="_Toc26443877"/>
      <w:r w:rsidRPr="00FD222E">
        <w:t>Performance/Response time requirement</w:t>
      </w:r>
      <w:bookmarkEnd w:id="1396"/>
      <w:bookmarkEnd w:id="1397"/>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398" w:author="Joey Tatú" w:date="2019-11-27T14:20:00Z">
        <w:r w:rsidRPr="00FD222E" w:rsidDel="0060759B">
          <w:delText xml:space="preserve">MySQL </w:delText>
        </w:r>
      </w:del>
      <w:ins w:id="1399"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9B2F24">
      <w:pPr>
        <w:pStyle w:val="Heading2"/>
      </w:pPr>
      <w:bookmarkStart w:id="1400" w:name="_Toc25767710"/>
      <w:bookmarkStart w:id="1401" w:name="_Toc26443878"/>
      <w:r w:rsidRPr="00FD222E">
        <w:t>Availability requirement</w:t>
      </w:r>
      <w:bookmarkEnd w:id="1400"/>
      <w:bookmarkEnd w:id="1401"/>
    </w:p>
    <w:p w14:paraId="237B66FB" w14:textId="77777777" w:rsidR="009B2F24" w:rsidRPr="00FD222E" w:rsidRDefault="009B2F24" w:rsidP="009B2F24">
      <w:r w:rsidRPr="00FD222E">
        <w:t xml:space="preserve">3B must be available 24/7. To ensure this is the case, 2 back-up connections to </w:t>
      </w:r>
      <w:del w:id="1402" w:author="Joey Tatú" w:date="2019-11-27T14:21:00Z">
        <w:r w:rsidRPr="00FD222E" w:rsidDel="0060759B">
          <w:delText xml:space="preserve">MySQL </w:delText>
        </w:r>
      </w:del>
      <w:ins w:id="1403" w:author="Joey Tatú" w:date="2019-11-27T14:21:00Z">
        <w:r w:rsidRPr="00FD222E">
          <w:t xml:space="preserve">the database </w:t>
        </w:r>
      </w:ins>
      <w:r w:rsidRPr="00FD222E">
        <w:t>will be developed.</w:t>
      </w:r>
    </w:p>
    <w:p w14:paraId="502A63FB" w14:textId="77777777" w:rsidR="009B2F24" w:rsidRPr="00FD222E" w:rsidRDefault="009B2F24" w:rsidP="009B2F24">
      <w:pPr>
        <w:pStyle w:val="Heading2"/>
      </w:pPr>
      <w:bookmarkStart w:id="1404" w:name="_Toc25767711"/>
      <w:bookmarkStart w:id="1405" w:name="_Toc26443879"/>
      <w:r w:rsidRPr="00FD222E">
        <w:t>Recover requirement</w:t>
      </w:r>
      <w:bookmarkEnd w:id="1404"/>
      <w:bookmarkEnd w:id="1405"/>
    </w:p>
    <w:p w14:paraId="054A61E3" w14:textId="77777777" w:rsidR="009B2F24" w:rsidRPr="00FD222E" w:rsidRDefault="009B2F24" w:rsidP="009B2F24">
      <w:r w:rsidRPr="00FD222E">
        <w:t xml:space="preserve">At least 2 backups in separate physical locations must be available. If </w:t>
      </w:r>
      <w:del w:id="1406" w:author="Joey Tatú" w:date="2019-11-27T14:21:00Z">
        <w:r w:rsidRPr="00FD222E" w:rsidDel="0060759B">
          <w:delText xml:space="preserve">MySQL </w:delText>
        </w:r>
      </w:del>
      <w:ins w:id="1407"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9B2F24">
      <w:pPr>
        <w:pStyle w:val="Heading2"/>
      </w:pPr>
      <w:bookmarkStart w:id="1408" w:name="_Toc25767712"/>
      <w:bookmarkStart w:id="1409" w:name="_Toc26443880"/>
      <w:r w:rsidRPr="00FD222E">
        <w:t>Security requirement</w:t>
      </w:r>
      <w:bookmarkEnd w:id="1408"/>
      <w:bookmarkEnd w:id="1409"/>
    </w:p>
    <w:p w14:paraId="5C6A5B4C" w14:textId="5183B3DA" w:rsidR="009B2F24" w:rsidRDefault="009B2F24" w:rsidP="009B2F24">
      <w:r w:rsidRPr="00FD222E">
        <w:t xml:space="preserve">No plain text passwords are stored anywhere. Encrypted passwords using AES will be stored in the </w:t>
      </w:r>
      <w:del w:id="1410" w:author="Joey Tatú" w:date="2019-11-27T14:21:00Z">
        <w:r w:rsidRPr="00FD222E" w:rsidDel="0060759B">
          <w:delText>MySQL</w:delText>
        </w:r>
      </w:del>
      <w:r w:rsidRPr="00FD222E">
        <w:t>database.</w:t>
      </w:r>
    </w:p>
    <w:p w14:paraId="44978178" w14:textId="77777777" w:rsidR="00661724" w:rsidRPr="00FD222E" w:rsidRDefault="00661724" w:rsidP="009B2F24"/>
    <w:p w14:paraId="773D50DE" w14:textId="77777777" w:rsidR="009B2F24" w:rsidRPr="00FD222E" w:rsidRDefault="009B2F24" w:rsidP="009B2F24">
      <w:r w:rsidRPr="00FD222E">
        <w:t>Session keys and cookies will be used.</w:t>
      </w:r>
    </w:p>
    <w:p w14:paraId="25588CB4" w14:textId="6DC9E9CE" w:rsidR="00D11421" w:rsidRPr="00075741" w:rsidRDefault="00D11421" w:rsidP="00661724">
      <w:pPr>
        <w:pStyle w:val="Heading1"/>
      </w:pPr>
      <w:bookmarkStart w:id="1411" w:name="_Toc26443881"/>
      <w:r w:rsidRPr="00075741">
        <w:t>Design</w:t>
      </w:r>
      <w:bookmarkEnd w:id="1411"/>
    </w:p>
    <w:p w14:paraId="761B640A" w14:textId="5A3C4966" w:rsidR="00D11421" w:rsidRPr="00075741" w:rsidRDefault="00D11421" w:rsidP="00994136">
      <w:pPr>
        <w:rPr>
          <w:rFonts w:cs="Arial"/>
        </w:rPr>
      </w:pPr>
    </w:p>
    <w:p w14:paraId="405F542E" w14:textId="02E33DAA" w:rsidR="00D11421" w:rsidRDefault="00D11421" w:rsidP="00661724">
      <w:pPr>
        <w:pStyle w:val="Heading2"/>
      </w:pPr>
      <w:bookmarkStart w:id="1412" w:name="_Toc26443882"/>
      <w:r w:rsidRPr="00075741">
        <w:t>System Architecture</w:t>
      </w:r>
      <w:bookmarkEnd w:id="1412"/>
    </w:p>
    <w:p w14:paraId="232ECF1F" w14:textId="2B429B4E" w:rsidR="00D11421" w:rsidRPr="00661724" w:rsidRDefault="00661724" w:rsidP="00994136">
      <w:ins w:id="1413" w:author="Joey Tatú [2]" w:date="2019-11-27T16:37:00Z">
        <w:r>
          <w:rPr>
            <w:noProof/>
          </w:rPr>
          <w:drawing>
            <wp:inline distT="0" distB="0" distL="0" distR="0" wp14:anchorId="263F9E26" wp14:editId="71A2EA86">
              <wp:extent cx="4962525" cy="496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_ar.jpg"/>
                      <pic:cNvPicPr/>
                    </pic:nvPicPr>
                    <pic:blipFill>
                      <a:blip r:embed="rId31">
                        <a:extLst>
                          <a:ext uri="{28A0092B-C50C-407E-A947-70E740481C1C}">
                            <a14:useLocalDpi xmlns:a14="http://schemas.microsoft.com/office/drawing/2010/main" val="0"/>
                          </a:ext>
                        </a:extLst>
                      </a:blip>
                      <a:stretch>
                        <a:fillRect/>
                      </a:stretch>
                    </pic:blipFill>
                    <pic:spPr>
                      <a:xfrm>
                        <a:off x="0" y="0"/>
                        <a:ext cx="4962525" cy="4962525"/>
                      </a:xfrm>
                      <a:prstGeom prst="rect">
                        <a:avLst/>
                      </a:prstGeom>
                    </pic:spPr>
                  </pic:pic>
                </a:graphicData>
              </a:graphic>
            </wp:inline>
          </w:drawing>
        </w:r>
      </w:ins>
    </w:p>
    <w:p w14:paraId="23516CC5" w14:textId="248E4444" w:rsidR="00D11421" w:rsidRPr="00075741" w:rsidRDefault="00D11421" w:rsidP="00661724">
      <w:pPr>
        <w:pStyle w:val="Heading2"/>
      </w:pPr>
      <w:bookmarkStart w:id="1414" w:name="_Toc26443883"/>
      <w:r w:rsidRPr="00075741">
        <w:t>API</w:t>
      </w:r>
      <w:bookmarkEnd w:id="1414"/>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w:t>
      </w:r>
      <w:proofErr w:type="gramStart"/>
      <w:r w:rsidRPr="00075741">
        <w:rPr>
          <w:rFonts w:cs="Arial"/>
        </w:rPr>
        <w:t>User..</w:t>
      </w:r>
      <w:proofErr w:type="gramEnd"/>
    </w:p>
    <w:p w14:paraId="684AF1B5" w14:textId="77777777" w:rsidR="00F077BB" w:rsidRPr="00075741" w:rsidRDefault="00F077BB" w:rsidP="00661724">
      <w:pPr>
        <w:pStyle w:val="Heading2"/>
      </w:pPr>
      <w:bookmarkStart w:id="1415" w:name="_Toc26443884"/>
      <w:r w:rsidRPr="00075741">
        <w:t>Implementation</w:t>
      </w:r>
      <w:bookmarkEnd w:id="1415"/>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416" w:name="_Toc26443885"/>
      <w:r>
        <w:t>GUI</w:t>
      </w:r>
      <w:r w:rsidR="004D5487" w:rsidRPr="00075741">
        <w:t xml:space="preserve"> Layout</w:t>
      </w:r>
      <w:bookmarkEnd w:id="1416"/>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32">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33">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34">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5">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6">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7">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8">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9">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77777777" w:rsidR="00F077BB" w:rsidRPr="00075741" w:rsidRDefault="00F077BB" w:rsidP="00994136">
      <w:pPr>
        <w:pStyle w:val="Heading2"/>
        <w:spacing w:after="0"/>
      </w:pPr>
      <w:bookmarkStart w:id="1417" w:name="_Toc26443886"/>
      <w:r w:rsidRPr="00075741">
        <w:t>Testing</w:t>
      </w:r>
      <w:bookmarkEnd w:id="1417"/>
    </w:p>
    <w:p w14:paraId="4783F9BE" w14:textId="77777777" w:rsidR="000E458C" w:rsidRDefault="000E458C" w:rsidP="00994136">
      <w:pPr>
        <w:rPr>
          <w:rFonts w:cs="Arial"/>
        </w:rPr>
      </w:pPr>
      <w:r w:rsidRPr="000E458C">
        <w:rPr>
          <w:rFonts w:cs="Arial"/>
        </w:rPr>
        <w:t>Testing</w:t>
      </w:r>
      <w:r>
        <w:rPr>
          <w:rFonts w:cs="Arial"/>
        </w:rPr>
        <w:t xml:space="preserve"> will be completed by the developer only. Testing will include:</w:t>
      </w:r>
    </w:p>
    <w:p w14:paraId="2BCEC611" w14:textId="77777777" w:rsidR="000E458C" w:rsidRDefault="000E458C" w:rsidP="00994136">
      <w:pPr>
        <w:pStyle w:val="ListParagraph"/>
        <w:numPr>
          <w:ilvl w:val="0"/>
          <w:numId w:val="43"/>
        </w:numPr>
        <w:rPr>
          <w:rFonts w:cs="Arial"/>
        </w:rPr>
      </w:pPr>
      <w:r>
        <w:rPr>
          <w:rFonts w:cs="Arial"/>
        </w:rPr>
        <w:t>How fast the server responds</w:t>
      </w:r>
    </w:p>
    <w:p w14:paraId="2D068B72" w14:textId="7CFB5E65" w:rsidR="000E458C" w:rsidRDefault="000E458C" w:rsidP="00994136">
      <w:pPr>
        <w:pStyle w:val="ListParagraph"/>
        <w:numPr>
          <w:ilvl w:val="0"/>
          <w:numId w:val="43"/>
        </w:numPr>
        <w:rPr>
          <w:rFonts w:cs="Arial"/>
        </w:rPr>
      </w:pPr>
      <w:r>
        <w:rPr>
          <w:rFonts w:cs="Arial"/>
        </w:rPr>
        <w:t>How fast the server connects</w:t>
      </w:r>
      <w:r w:rsidR="00661724">
        <w:rPr>
          <w:rFonts w:cs="Arial"/>
        </w:rPr>
        <w:t xml:space="preserve"> to the database and messaging system.</w:t>
      </w:r>
    </w:p>
    <w:p w14:paraId="684AF1B8" w14:textId="714C1DB5" w:rsidR="00F077BB" w:rsidRDefault="000E458C" w:rsidP="00994136">
      <w:pPr>
        <w:pStyle w:val="ListParagraph"/>
        <w:numPr>
          <w:ilvl w:val="0"/>
          <w:numId w:val="43"/>
        </w:numPr>
        <w:rPr>
          <w:rFonts w:cs="Arial"/>
        </w:rPr>
      </w:pPr>
      <w:r>
        <w:rPr>
          <w:rFonts w:cs="Arial"/>
        </w:rPr>
        <w:t xml:space="preserve">How relevant is the article that Chatbot returns to the </w:t>
      </w:r>
      <w:proofErr w:type="gramStart"/>
      <w:r w:rsidR="00661724">
        <w:rPr>
          <w:rFonts w:cs="Arial"/>
        </w:rPr>
        <w:t>User</w:t>
      </w:r>
      <w:proofErr w:type="gramEnd"/>
    </w:p>
    <w:p w14:paraId="684AF1BC" w14:textId="09C5967D" w:rsidR="00916066" w:rsidRDefault="00F40711" w:rsidP="00661724">
      <w:pPr>
        <w:pStyle w:val="Heading2"/>
      </w:pPr>
      <w:bookmarkStart w:id="1418" w:name="_Toc26443887"/>
      <w:r>
        <w:t>Server responsiveness</w:t>
      </w:r>
      <w:bookmarkEnd w:id="1418"/>
    </w:p>
    <w:p w14:paraId="7C2AF19A" w14:textId="5D8E49E3" w:rsidR="00F40711" w:rsidRDefault="00F40711" w:rsidP="00994136">
      <w:r>
        <w:t xml:space="preserve">This will be completed in NetBeans using JUnit testing. </w:t>
      </w:r>
    </w:p>
    <w:p w14:paraId="36B57C68" w14:textId="4F1663F7" w:rsidR="00F40711" w:rsidRDefault="00F40711" w:rsidP="00661724">
      <w:pPr>
        <w:pStyle w:val="Heading2"/>
      </w:pPr>
      <w:bookmarkStart w:id="1419" w:name="_Toc26443888"/>
      <w:r>
        <w:t>Connecting</w:t>
      </w:r>
      <w:bookmarkEnd w:id="1419"/>
    </w:p>
    <w:p w14:paraId="2905E97A" w14:textId="56B1B5FE" w:rsidR="00F40711" w:rsidRDefault="00F40711" w:rsidP="00994136">
      <w:r>
        <w:t xml:space="preserve">This will also be done in NetBeans where possible and will gauge the connection times from when the server makes a request to (e.g.) </w:t>
      </w:r>
      <w:r w:rsidR="00661724">
        <w:t>to the database,</w:t>
      </w:r>
      <w:r>
        <w:t xml:space="preserve"> and how long it takes to retrieve the information.</w:t>
      </w:r>
    </w:p>
    <w:p w14:paraId="665D66C4" w14:textId="3C7A73AD" w:rsidR="00F40711" w:rsidRDefault="00F40711" w:rsidP="00661724">
      <w:pPr>
        <w:pStyle w:val="Heading2"/>
      </w:pPr>
      <w:bookmarkStart w:id="1420" w:name="_Toc26443889"/>
      <w:r>
        <w:t xml:space="preserve">End-user testing </w:t>
      </w:r>
      <w:r w:rsidR="00B24C40">
        <w:t xml:space="preserve">&amp; </w:t>
      </w:r>
      <w:r>
        <w:t>Evaluation</w:t>
      </w:r>
      <w:bookmarkEnd w:id="1420"/>
    </w:p>
    <w:p w14:paraId="6B79F14B" w14:textId="19529AFA" w:rsidR="00F40711" w:rsidRDefault="00F40711" w:rsidP="00994136">
      <w:r>
        <w:t xml:space="preserve">This will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421" w:name="_Toc26443890"/>
      <w:r w:rsidR="00F40711">
        <w:t xml:space="preserve">Scalability </w:t>
      </w:r>
      <w:r w:rsidR="00B24C40">
        <w:t>and performance</w:t>
      </w:r>
      <w:bookmarkEnd w:id="1421"/>
    </w:p>
    <w:p w14:paraId="567CA536" w14:textId="12CEB5A3" w:rsidR="00F40711" w:rsidRPr="00F40711" w:rsidRDefault="00F40711" w:rsidP="00994136">
      <w:r>
        <w:t xml:space="preserve">Its important for the social network to handle scaling up or down where needed. Dependant of the </w:t>
      </w:r>
      <w:r w:rsidR="00661724">
        <w:t>number</w:t>
      </w:r>
      <w:r>
        <w:t xml:space="preserve"> of users, the app may become slow. Testing of this will be done by sending the server and Firebase an increasing </w:t>
      </w:r>
      <w:r w:rsidR="00661724">
        <w:t>number</w:t>
      </w:r>
      <w:r>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422" w:name="_Toc26443891"/>
      <w:r w:rsidRPr="00075741">
        <w:t>Conclusions</w:t>
      </w:r>
      <w:bookmarkEnd w:id="1422"/>
    </w:p>
    <w:p w14:paraId="6BCBE0FD" w14:textId="7B8DC41C" w:rsidR="00B24C40" w:rsidRDefault="00B24C40" w:rsidP="00994136">
      <w:pPr>
        <w:pStyle w:val="Heading3"/>
        <w:spacing w:after="0"/>
      </w:pPr>
      <w:bookmarkStart w:id="1423" w:name="_Toc26443892"/>
      <w:r>
        <w:t>Advantages &amp; disadvantages</w:t>
      </w:r>
      <w:bookmarkEnd w:id="1423"/>
    </w:p>
    <w:p w14:paraId="08A96D45" w14:textId="72C33580" w:rsidR="00E56818" w:rsidRDefault="00E56818" w:rsidP="00E56818">
      <w:r>
        <w:t xml:space="preserve">The advantages of this project </w:t>
      </w:r>
      <w:proofErr w:type="gramStart"/>
      <w:r>
        <w:t>is</w:t>
      </w:r>
      <w:proofErr w:type="gramEnd"/>
      <w:r>
        <w:t xml:space="preserve">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3016BF01" w:rsidR="00B24C40" w:rsidRPr="00B24C40" w:rsidRDefault="008E5B6E" w:rsidP="00994136">
      <w:r>
        <w:t xml:space="preserve">A disadvantage of this project is that it will be competing with popular calendars like Google Calendar and Outlook Calendar &amp; To-do. </w:t>
      </w:r>
    </w:p>
    <w:p w14:paraId="684AF1E3" w14:textId="3D504695" w:rsidR="00F077BB" w:rsidRDefault="00B24C40" w:rsidP="00994136">
      <w:pPr>
        <w:pStyle w:val="Heading3"/>
        <w:spacing w:after="0"/>
      </w:pPr>
      <w:bookmarkStart w:id="1424" w:name="_Toc26443893"/>
      <w:r>
        <w:t>Opportunities and limits of the project.</w:t>
      </w:r>
      <w:bookmarkEnd w:id="1424"/>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bookmarkStart w:id="1425" w:name="_GoBack"/>
      <w:bookmarkEnd w:id="1425"/>
    </w:p>
    <w:p w14:paraId="684AF1E4" w14:textId="07C50EB9" w:rsidR="00F077BB" w:rsidRDefault="00E56818" w:rsidP="00994136">
      <w:pPr>
        <w:pStyle w:val="Heading1"/>
        <w:spacing w:after="0"/>
      </w:pPr>
      <w:bookmarkStart w:id="1426" w:name="_Toc26443894"/>
      <w:r>
        <w:t>Research</w:t>
      </w:r>
      <w:bookmarkEnd w:id="1426"/>
    </w:p>
    <w:p w14:paraId="744A9976" w14:textId="77777777" w:rsidR="0002080D" w:rsidRPr="003F63FC" w:rsidRDefault="0002080D" w:rsidP="00994136">
      <w:pPr>
        <w:pStyle w:val="Heading2"/>
        <w:spacing w:after="0"/>
        <w:rPr>
          <w:lang w:val="en-GB"/>
        </w:rPr>
      </w:pPr>
      <w:bookmarkStart w:id="1427" w:name="_Toc22800770"/>
      <w:bookmarkStart w:id="1428" w:name="_Toc26443895"/>
      <w:r>
        <w:rPr>
          <w:lang w:val="en-GB"/>
        </w:rPr>
        <w:t>Personalisation</w:t>
      </w:r>
      <w:bookmarkEnd w:id="1427"/>
      <w:bookmarkEnd w:id="1428"/>
      <w:r>
        <w:rPr>
          <w:lang w:val="en-GB"/>
        </w:rPr>
        <w:t xml:space="preserve"> </w:t>
      </w:r>
    </w:p>
    <w:p w14:paraId="6CEE31C9" w14:textId="3884DFBE" w:rsidR="0002080D" w:rsidRDefault="0002080D" w:rsidP="00994136">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1334804827"/>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r>
        <w:rPr>
          <w:lang w:val="en-GB"/>
        </w:rPr>
        <w:t xml:space="preserve"> However, there are methods of doing this. </w:t>
      </w:r>
    </w:p>
    <w:p w14:paraId="08F8D7D8" w14:textId="36D68E48" w:rsidR="0002080D" w:rsidRDefault="0002080D" w:rsidP="00994136">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1774043928"/>
          <w:citation/>
        </w:sdtPr>
        <w:sdtContent>
          <w:r>
            <w:rPr>
              <w:lang w:val="en-GB"/>
            </w:rPr>
            <w:fldChar w:fldCharType="begin"/>
          </w:r>
          <w:r>
            <w:instrText xml:space="preserve"> CITATION Jan18 \l 6153 </w:instrText>
          </w:r>
          <w:r>
            <w:rPr>
              <w:lang w:val="en-GB"/>
            </w:rPr>
            <w:fldChar w:fldCharType="separate"/>
          </w:r>
          <w:r w:rsidR="00E56818">
            <w:rPr>
              <w:noProof/>
            </w:rPr>
            <w:t>(Betzing, et al., 2018)</w:t>
          </w:r>
          <w:r>
            <w:rPr>
              <w:lang w:val="en-GB"/>
            </w:rPr>
            <w:fldChar w:fldCharType="end"/>
          </w:r>
        </w:sdtContent>
      </w:sdt>
      <w:sdt>
        <w:sdtPr>
          <w:rPr>
            <w:lang w:val="en-GB"/>
          </w:rPr>
          <w:id w:val="999314928"/>
          <w:citation/>
        </w:sdtPr>
        <w:sdtContent>
          <w:r>
            <w:rPr>
              <w:lang w:val="en-GB"/>
            </w:rPr>
            <w:fldChar w:fldCharType="begin"/>
          </w:r>
          <w:r>
            <w:instrText xml:space="preserve">CITATION Fel19 \l 1033 </w:instrText>
          </w:r>
          <w:r>
            <w:rPr>
              <w:lang w:val="en-GB"/>
            </w:rPr>
            <w:fldChar w:fldCharType="separate"/>
          </w:r>
          <w:r w:rsidR="00E56818">
            <w:rPr>
              <w:noProof/>
            </w:rPr>
            <w:t xml:space="preserve"> (Webner, 2019)</w:t>
          </w:r>
          <w:r>
            <w:rPr>
              <w:lang w:val="en-GB"/>
            </w:rPr>
            <w:fldChar w:fldCharType="end"/>
          </w:r>
        </w:sdtContent>
      </w:sdt>
    </w:p>
    <w:p w14:paraId="4D7D3BA1" w14:textId="52F29197" w:rsidR="0002080D" w:rsidRDefault="0002080D" w:rsidP="00994136">
      <w:pPr>
        <w:rPr>
          <w:lang w:val="en-GB"/>
        </w:rPr>
      </w:pPr>
      <w:r>
        <w:rPr>
          <w:lang w:val="en-GB"/>
        </w:rPr>
        <w:t xml:space="preserve">This concept is similar to the physical store Amazon Go by Amazon, where Artificial Intelligence is used to keep track of the clients and store items. </w:t>
      </w:r>
      <w:sdt>
        <w:sdtPr>
          <w:rPr>
            <w:lang w:val="en-GB"/>
          </w:rPr>
          <w:id w:val="-900829589"/>
          <w:citation/>
        </w:sdtPr>
        <w:sdtContent>
          <w:r>
            <w:rPr>
              <w:lang w:val="en-GB"/>
            </w:rPr>
            <w:fldChar w:fldCharType="begin"/>
          </w:r>
          <w:r>
            <w:instrText xml:space="preserve"> CITATION McF18 \l 6153 </w:instrText>
          </w:r>
          <w:r>
            <w:rPr>
              <w:lang w:val="en-GB"/>
            </w:rPr>
            <w:fldChar w:fldCharType="separate"/>
          </w:r>
          <w:r w:rsidR="00E56818">
            <w:rPr>
              <w:noProof/>
            </w:rPr>
            <w:t>(McFarland, 2018)</w:t>
          </w:r>
          <w:r>
            <w:rPr>
              <w:lang w:val="en-GB"/>
            </w:rPr>
            <w:fldChar w:fldCharType="end"/>
          </w:r>
        </w:sdtContent>
      </w:sdt>
    </w:p>
    <w:p w14:paraId="5865783D" w14:textId="77777777" w:rsidR="0002080D" w:rsidRDefault="0002080D" w:rsidP="00994136">
      <w:pPr>
        <w:rPr>
          <w:lang w:val="en-GB"/>
        </w:rPr>
      </w:pPr>
      <w:r>
        <w:rPr>
          <w:lang w:val="en-GB"/>
        </w:rPr>
        <w:t>In this project, it is hoped that a personal experience can be added for the artists and clients. It is expected that personalisation with be sought from a user’s profile, such as their age, gender.</w:t>
      </w:r>
    </w:p>
    <w:p w14:paraId="47C29374" w14:textId="77777777" w:rsidR="0002080D" w:rsidRDefault="0002080D" w:rsidP="00994136">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0E9F9412" w14:textId="77777777" w:rsidR="0002080D" w:rsidRDefault="0002080D" w:rsidP="00994136">
      <w:pPr>
        <w:rPr>
          <w:lang w:val="en-GB"/>
        </w:rPr>
      </w:pPr>
      <w:r>
        <w:rPr>
          <w:lang w:val="en-GB"/>
        </w:rPr>
        <w:t>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This is developed further in the Requirement Specifications.</w:t>
      </w:r>
    </w:p>
    <w:p w14:paraId="1B004298" w14:textId="77777777" w:rsidR="0002080D" w:rsidRDefault="0002080D" w:rsidP="00994136">
      <w:pPr>
        <w:pStyle w:val="Heading2"/>
        <w:spacing w:after="0"/>
        <w:rPr>
          <w:lang w:val="en-GB"/>
        </w:rPr>
      </w:pPr>
      <w:bookmarkStart w:id="1429" w:name="_Toc22800771"/>
      <w:bookmarkStart w:id="1430" w:name="_Toc26443896"/>
      <w:r>
        <w:rPr>
          <w:lang w:val="en-GB"/>
        </w:rPr>
        <w:t>Optimisation</w:t>
      </w:r>
      <w:bookmarkEnd w:id="1429"/>
      <w:bookmarkEnd w:id="1430"/>
    </w:p>
    <w:p w14:paraId="740782B4" w14:textId="65A019F2" w:rsidR="0002080D" w:rsidRDefault="0002080D" w:rsidP="00994136">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575894841"/>
          <w:citation/>
        </w:sdtPr>
        <w:sdtContent>
          <w:r>
            <w:rPr>
              <w:lang w:val="en-GB"/>
            </w:rPr>
            <w:fldChar w:fldCharType="begin"/>
          </w:r>
          <w:r>
            <w:instrText xml:space="preserve"> CITATION Kar19 \l 6153 </w:instrText>
          </w:r>
          <w:r>
            <w:rPr>
              <w:lang w:val="en-GB"/>
            </w:rPr>
            <w:fldChar w:fldCharType="separate"/>
          </w:r>
          <w:r w:rsidR="00E56818">
            <w:rPr>
              <w:noProof/>
            </w:rPr>
            <w:t>(Hribernik, et al., 2019)</w:t>
          </w:r>
          <w:r>
            <w:rPr>
              <w:lang w:val="en-GB"/>
            </w:rPr>
            <w:fldChar w:fldCharType="end"/>
          </w:r>
        </w:sdtContent>
      </w:sdt>
    </w:p>
    <w:p w14:paraId="5F2E2A27" w14:textId="77777777" w:rsidR="0002080D" w:rsidRDefault="0002080D" w:rsidP="00994136">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0913F044" w14:textId="77777777" w:rsidR="0002080D" w:rsidRDefault="0002080D" w:rsidP="00994136">
      <w:pPr>
        <w:rPr>
          <w:lang w:val="en-GB"/>
        </w:rPr>
      </w:pPr>
      <w:r>
        <w:rPr>
          <w:lang w:val="en-GB"/>
        </w:rPr>
        <w:t xml:space="preserve">The same would also go for piercings, if a certain ring or stud is used on a regular basis, these could be automatically ordered. The likes of stock control for piercers could also be controlled here. This will be developed with the Requirement Specifications. </w:t>
      </w:r>
    </w:p>
    <w:p w14:paraId="1E53826E" w14:textId="3EAC776E" w:rsidR="009C4D15" w:rsidRPr="00B24C40" w:rsidRDefault="009C4D15" w:rsidP="00994136">
      <w:r>
        <w:t>.</w:t>
      </w:r>
    </w:p>
    <w:bookmarkStart w:id="1431" w:name="_Toc26443897"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431"/>
        </w:p>
        <w:sdt>
          <w:sdtPr>
            <w:id w:val="-573587230"/>
            <w:bibliography/>
          </w:sdtPr>
          <w:sdtContent>
            <w:p w14:paraId="6FB6C695" w14:textId="0DCF19E3" w:rsidR="00E56818" w:rsidRDefault="0085767F" w:rsidP="00E56818">
              <w:pPr>
                <w:pStyle w:val="Bibliography"/>
                <w:rPr>
                  <w:noProof/>
                </w:rPr>
              </w:pPr>
              <w:r>
                <w:fldChar w:fldCharType="begin"/>
              </w:r>
              <w:r>
                <w:instrText xml:space="preserve"> BIBLIOGRAPHY </w:instrText>
              </w:r>
              <w:r>
                <w:fldChar w:fldCharType="separate"/>
              </w:r>
              <w:r w:rsidR="00E56818">
                <w:rPr>
                  <w:noProof/>
                </w:rPr>
                <w:t xml:space="preserve">Anoki, 2018. </w:t>
              </w:r>
              <w:r w:rsidR="00E56818">
                <w:rPr>
                  <w:i/>
                  <w:iCs/>
                  <w:noProof/>
                </w:rPr>
                <w:t xml:space="preserve">Inked-Up.com. </w:t>
              </w:r>
              <w:r w:rsidR="00E56818">
                <w:rPr>
                  <w:noProof/>
                </w:rPr>
                <w:t xml:space="preserve">[Online] </w:t>
              </w:r>
              <w:r w:rsidR="00E56818">
                <w:rPr>
                  <w:noProof/>
                </w:rPr>
                <w:br/>
                <w:t xml:space="preserve">Available at: </w:t>
              </w:r>
              <w:r w:rsidR="00E56818">
                <w:rPr>
                  <w:noProof/>
                  <w:u w:val="single"/>
                </w:rPr>
                <w:t>http://inked-up.com/</w:t>
              </w:r>
              <w:r w:rsidR="00E56818">
                <w:rPr>
                  <w:noProof/>
                </w:rPr>
                <w:br/>
                <w:t>[Accessed 3 December 2018].</w:t>
              </w:r>
            </w:p>
            <w:p w14:paraId="5D20D2C9" w14:textId="77777777" w:rsidR="00E56818" w:rsidRPr="00E56818" w:rsidRDefault="00E56818" w:rsidP="00E56818"/>
            <w:p w14:paraId="51ED3FB5" w14:textId="45A2C3B9" w:rsidR="00E56818" w:rsidRDefault="00E56818" w:rsidP="00E56818">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103B590A" w14:textId="77777777" w:rsidR="00E56818" w:rsidRPr="00E56818" w:rsidRDefault="00E56818" w:rsidP="00E56818"/>
            <w:p w14:paraId="15B1ED14" w14:textId="466D3AE2" w:rsidR="00E56818" w:rsidRDefault="00E56818" w:rsidP="00E56818">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6778D1E2" w14:textId="77777777" w:rsidR="00E56818" w:rsidRPr="00E56818" w:rsidRDefault="00E56818" w:rsidP="00E56818"/>
            <w:p w14:paraId="65E0E870" w14:textId="220AE5CF" w:rsidR="00E56818" w:rsidRDefault="00E56818" w:rsidP="00E56818">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71EF092" w14:textId="77777777" w:rsidR="00E56818" w:rsidRPr="00E56818" w:rsidRDefault="00E56818" w:rsidP="00E56818"/>
            <w:p w14:paraId="0041F82B" w14:textId="0608457F" w:rsidR="00E56818" w:rsidRDefault="00E56818" w:rsidP="00E56818">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065EC4AD" w14:textId="77777777" w:rsidR="00E56818" w:rsidRPr="00E56818" w:rsidRDefault="00E56818" w:rsidP="00E56818"/>
            <w:p w14:paraId="06BAE22A" w14:textId="77777777" w:rsidR="00E56818" w:rsidRDefault="00E56818" w:rsidP="00E56818">
              <w:pPr>
                <w:pStyle w:val="Bibliography"/>
                <w:rPr>
                  <w:noProof/>
                  <w:u w:val="single"/>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p>
            <w:p w14:paraId="7DDA372D" w14:textId="4CA59110" w:rsidR="00E56818" w:rsidRDefault="00E56818" w:rsidP="00E56818">
              <w:pPr>
                <w:pStyle w:val="Bibliography"/>
                <w:rPr>
                  <w:noProof/>
                </w:rPr>
              </w:pPr>
              <w:r>
                <w:rPr>
                  <w:noProof/>
                </w:rPr>
                <w:br/>
                <w:t>[Accessed 3 December 2018].</w:t>
              </w:r>
            </w:p>
            <w:p w14:paraId="3783A3F9" w14:textId="77777777" w:rsidR="00E56818" w:rsidRDefault="00E56818" w:rsidP="00E56818">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50365B9A" w14:textId="23947868" w:rsidR="00E56818" w:rsidRDefault="00E56818" w:rsidP="00E56818">
              <w:pPr>
                <w:pStyle w:val="Bibliography"/>
                <w:rPr>
                  <w:noProof/>
                </w:rPr>
              </w:pPr>
              <w:r>
                <w:rPr>
                  <w:noProof/>
                </w:rPr>
                <w:t xml:space="preserve">Tatú, J., 2018. </w:t>
              </w:r>
              <w:r>
                <w:rPr>
                  <w:i/>
                  <w:iCs/>
                  <w:noProof/>
                </w:rPr>
                <w:t xml:space="preserve">Social Modifications, </w:t>
              </w:r>
              <w:r>
                <w:rPr>
                  <w:noProof/>
                </w:rPr>
                <w:t>Dublin: National College of Ireland.</w:t>
              </w:r>
            </w:p>
            <w:p w14:paraId="11DBEF6C" w14:textId="77777777" w:rsidR="00E56818" w:rsidRPr="00E56818" w:rsidRDefault="00E56818" w:rsidP="00E56818"/>
            <w:p w14:paraId="48BDC428" w14:textId="77777777" w:rsidR="00E56818" w:rsidRDefault="00E56818" w:rsidP="00E56818">
              <w:pPr>
                <w:pStyle w:val="Bibliography"/>
                <w:rPr>
                  <w:noProof/>
                  <w:u w:val="single"/>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p>
            <w:p w14:paraId="5064FC1C" w14:textId="1D4DB24C" w:rsidR="00E56818" w:rsidRDefault="00E56818" w:rsidP="00E56818">
              <w:pPr>
                <w:pStyle w:val="Bibliography"/>
                <w:rPr>
                  <w:noProof/>
                </w:rPr>
              </w:pPr>
              <w:r>
                <w:rPr>
                  <w:noProof/>
                </w:rPr>
                <w:br/>
                <w:t>[Accessed 3 December 2018].</w:t>
              </w:r>
            </w:p>
            <w:p w14:paraId="4D289DDB" w14:textId="77777777" w:rsidR="00E56818" w:rsidRDefault="00E56818" w:rsidP="00E56818">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E56818">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432" w:name="_Toc26443898"/>
      <w:r w:rsidRPr="00075741">
        <w:t>Appendix</w:t>
      </w:r>
      <w:bookmarkEnd w:id="1432"/>
    </w:p>
    <w:p w14:paraId="684AF1EF" w14:textId="77777777" w:rsidR="00F077BB" w:rsidRPr="00075741" w:rsidRDefault="00F077BB" w:rsidP="00994136">
      <w:pPr>
        <w:pStyle w:val="Heading2"/>
        <w:spacing w:after="0"/>
      </w:pPr>
      <w:bookmarkStart w:id="1433" w:name="_Toc26443899"/>
      <w:r w:rsidRPr="00075741">
        <w:t>Project Plan</w:t>
      </w:r>
      <w:bookmarkEnd w:id="1433"/>
    </w:p>
    <w:p w14:paraId="684AF1F5" w14:textId="01C92E01" w:rsidR="00F077BB" w:rsidRPr="00075741" w:rsidRDefault="00317295" w:rsidP="00994136">
      <w:pPr>
        <w:rPr>
          <w:rFonts w:cs="Arial"/>
        </w:rPr>
      </w:pPr>
      <w:r>
        <w:rPr>
          <w:rFonts w:cs="Arial"/>
        </w:rPr>
        <w:pict w14:anchorId="19735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99pt">
            <v:imagedata r:id="rId40" o:title="proplan"/>
          </v:shape>
        </w:pict>
      </w:r>
    </w:p>
    <w:sectPr w:rsidR="00F077BB" w:rsidRPr="00075741"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Paul Stynes" w:date="2019-11-25T09:37:00Z" w:initials="PS">
    <w:p w14:paraId="1B1E8CCA" w14:textId="77777777" w:rsidR="00E56818" w:rsidRDefault="00E56818" w:rsidP="009B2F24">
      <w:pPr>
        <w:pStyle w:val="CommentText"/>
        <w:rPr>
          <w:noProof/>
        </w:rPr>
      </w:pPr>
      <w:r>
        <w:rPr>
          <w:rStyle w:val="CommentReference"/>
        </w:rPr>
        <w:annotationRef/>
      </w:r>
      <w:r>
        <w:rPr>
          <w:noProof/>
        </w:rPr>
        <w:t xml:space="preserve">Create page is a function. I would suggest remove this, Likewise for create schedule and create proflle. </w:t>
      </w:r>
    </w:p>
    <w:p w14:paraId="7E0BD8C0" w14:textId="77777777" w:rsidR="00E56818" w:rsidRDefault="00E56818" w:rsidP="009B2F24">
      <w:pPr>
        <w:pStyle w:val="CommentText"/>
        <w:rPr>
          <w:noProof/>
        </w:rPr>
      </w:pPr>
      <w:r>
        <w:rPr>
          <w:noProof/>
        </w:rPr>
        <w:t>Keeping asking yourself whats next until you cant answer anymore and this woudl represent a UC.</w:t>
      </w:r>
    </w:p>
    <w:p w14:paraId="278746DF" w14:textId="77777777" w:rsidR="00E56818" w:rsidRDefault="00E56818" w:rsidP="009B2F24">
      <w:pPr>
        <w:pStyle w:val="CommentText"/>
        <w:rPr>
          <w:noProof/>
        </w:rPr>
      </w:pPr>
      <w:r>
        <w:rPr>
          <w:noProof/>
        </w:rPr>
        <w:t>Is the database external.</w:t>
      </w:r>
    </w:p>
  </w:comment>
  <w:comment w:id="113" w:author="Paul Stynes" w:date="2019-11-25T09:39:00Z" w:initials="PS">
    <w:p w14:paraId="0BB69C13" w14:textId="77777777" w:rsidR="00E56818" w:rsidRDefault="00E56818" w:rsidP="009B2F24">
      <w:pPr>
        <w:pStyle w:val="CommentText"/>
      </w:pPr>
      <w:r>
        <w:rPr>
          <w:rStyle w:val="CommentReference"/>
        </w:rPr>
        <w:annotationRef/>
      </w:r>
      <w:r>
        <w:rPr>
          <w:noProof/>
        </w:rPr>
        <w:t>A UC diagram should only show one UC.</w:t>
      </w:r>
    </w:p>
  </w:comment>
  <w:comment w:id="114" w:author="Joey Tatú" w:date="2019-11-27T14:15:00Z" w:initials="JT">
    <w:p w14:paraId="778E4E2E" w14:textId="77777777" w:rsidR="00E56818" w:rsidRDefault="00E56818" w:rsidP="009B2F24">
      <w:pPr>
        <w:pStyle w:val="CommentText"/>
      </w:pPr>
      <w:r>
        <w:rPr>
          <w:rStyle w:val="CommentReference"/>
        </w:rPr>
        <w:annotationRef/>
      </w:r>
      <w:r>
        <w:t>Addressed</w:t>
      </w:r>
    </w:p>
  </w:comment>
  <w:comment w:id="212" w:author="Paul Stynes" w:date="2019-11-25T09:40:00Z" w:initials="PS">
    <w:p w14:paraId="295A2D47" w14:textId="77777777" w:rsidR="00E56818" w:rsidRDefault="00E56818" w:rsidP="009B2F24">
      <w:pPr>
        <w:pStyle w:val="CommentText"/>
        <w:rPr>
          <w:noProof/>
        </w:rPr>
      </w:pPr>
      <w:r>
        <w:rPr>
          <w:rStyle w:val="CommentReference"/>
        </w:rPr>
        <w:annotationRef/>
      </w:r>
      <w:r>
        <w:rPr>
          <w:noProof/>
        </w:rPr>
        <w:t>This is implementation detail. The UC should be abstract enough that at a later stage you can select the technology that you woudl use. I woudl suggest to remove all implementation detail.</w:t>
      </w:r>
    </w:p>
    <w:p w14:paraId="0387CC4C" w14:textId="77777777" w:rsidR="00E56818" w:rsidRDefault="00E56818" w:rsidP="009B2F24">
      <w:pPr>
        <w:pStyle w:val="CommentText"/>
      </w:pPr>
    </w:p>
  </w:comment>
  <w:comment w:id="231" w:author="Paul Stynes" w:date="2019-11-25T09:41:00Z" w:initials="PS">
    <w:p w14:paraId="0BB52860" w14:textId="77777777" w:rsidR="00E56818" w:rsidRDefault="00E56818" w:rsidP="009B2F24">
      <w:pPr>
        <w:pStyle w:val="CommentText"/>
      </w:pPr>
      <w:r>
        <w:rPr>
          <w:rStyle w:val="CommentReference"/>
        </w:rPr>
        <w:annotationRef/>
      </w:r>
      <w:r>
        <w:rPr>
          <w:noProof/>
        </w:rPr>
        <w:t>This is a very technical description. Describe a scenario as if it was a 5 year old describing what they would do, avoiding technical detail.</w:t>
      </w:r>
    </w:p>
  </w:comment>
  <w:comment w:id="1012" w:author="Paul Stynes" w:date="2019-12-02T08:56:00Z" w:initials="PS">
    <w:p w14:paraId="3FDA9728" w14:textId="77777777" w:rsidR="00E56818" w:rsidRDefault="00E56818" w:rsidP="009B2F24">
      <w:pPr>
        <w:pStyle w:val="CommentText"/>
      </w:pPr>
      <w:r>
        <w:rPr>
          <w:rStyle w:val="CommentReference"/>
        </w:rPr>
        <w:annotationRef/>
      </w:r>
      <w:r>
        <w:t>Excellent and consistent with UC model.</w:t>
      </w:r>
    </w:p>
  </w:comment>
  <w:comment w:id="1149" w:author="Paul Stynes" w:date="2019-11-25T09:43:00Z" w:initials="PS">
    <w:p w14:paraId="3FE5C0C8" w14:textId="77777777" w:rsidR="00E56818" w:rsidRDefault="00E56818" w:rsidP="009B2F24">
      <w:pPr>
        <w:pStyle w:val="CommentText"/>
        <w:rPr>
          <w:noProof/>
        </w:rPr>
      </w:pPr>
      <w:r>
        <w:rPr>
          <w:rStyle w:val="CommentReference"/>
        </w:rPr>
        <w:annotationRef/>
      </w:r>
      <w:r>
        <w:rPr>
          <w:noProof/>
        </w:rPr>
        <w:t>This is technical and implementation detail. Try and describe the requirements at a high level. At this stage it might not be implemented using a home menu. It coudl be vocie activated.</w:t>
      </w:r>
    </w:p>
    <w:p w14:paraId="6C219E08" w14:textId="77777777" w:rsidR="00E56818" w:rsidRDefault="00E56818" w:rsidP="009B2F24">
      <w:pPr>
        <w:pStyle w:val="CommentText"/>
        <w:rPr>
          <w:noProof/>
        </w:rPr>
      </w:pPr>
      <w:r>
        <w:rPr>
          <w:noProof/>
        </w:rPr>
        <w:t xml:space="preserve">Better to say </w:t>
      </w:r>
    </w:p>
    <w:p w14:paraId="60B88FE4" w14:textId="77777777" w:rsidR="00E56818" w:rsidRDefault="00E56818" w:rsidP="009B2F24">
      <w:pPr>
        <w:pStyle w:val="CommentText"/>
        <w:rPr>
          <w:noProof/>
        </w:rPr>
      </w:pPr>
      <w:r>
        <w:rPr>
          <w:noProof/>
        </w:rPr>
        <w:t>This use case starte when the artist client wants to set up his availability to workmake an appointment.</w:t>
      </w:r>
    </w:p>
    <w:p w14:paraId="237508C1" w14:textId="77777777" w:rsidR="00E56818" w:rsidRDefault="00E56818" w:rsidP="009B2F24">
      <w:pPr>
        <w:pStyle w:val="CommentText"/>
        <w:rPr>
          <w:noProof/>
        </w:rPr>
      </w:pPr>
      <w:r>
        <w:rPr>
          <w:noProof/>
        </w:rPr>
        <w:t>1. The system presents the artist with a calendar</w:t>
      </w:r>
    </w:p>
    <w:p w14:paraId="5BDD8F4E" w14:textId="77777777" w:rsidR="00E56818" w:rsidRDefault="00E56818" w:rsidP="009B2F24">
      <w:pPr>
        <w:pStyle w:val="CommentText"/>
        <w:rPr>
          <w:noProof/>
        </w:rPr>
      </w:pPr>
      <w:r>
        <w:rPr>
          <w:noProof/>
        </w:rPr>
        <w:t xml:space="preserve">2. The artist selects the days and hours that he is available. </w:t>
      </w:r>
    </w:p>
    <w:p w14:paraId="5DCF9035" w14:textId="77777777" w:rsidR="00E56818" w:rsidRDefault="00E56818" w:rsidP="009B2F24">
      <w:pPr>
        <w:pStyle w:val="CommentText"/>
      </w:pPr>
      <w:r>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8746DF" w15:done="0"/>
  <w15:commentEx w15:paraId="0BB69C13" w15:done="0"/>
  <w15:commentEx w15:paraId="778E4E2E" w15:paraIdParent="0BB69C13" w15:done="0"/>
  <w15:commentEx w15:paraId="0387CC4C" w15:done="0"/>
  <w15:commentEx w15:paraId="0BB52860" w15:done="0"/>
  <w15:commentEx w15:paraId="3FDA9728" w15:done="0"/>
  <w15:commentEx w15:paraId="5DCF90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746DF" w16cid:durableId="21865026"/>
  <w16cid:commentId w16cid:paraId="0BB69C13" w16cid:durableId="21865027"/>
  <w16cid:commentId w16cid:paraId="778E4E2E" w16cid:durableId="2189036B"/>
  <w16cid:commentId w16cid:paraId="0387CC4C" w16cid:durableId="21865028"/>
  <w16cid:commentId w16cid:paraId="0BB52860" w16cid:durableId="21865029"/>
  <w16cid:commentId w16cid:paraId="3FDA9728" w16cid:durableId="218F54F0"/>
  <w16cid:commentId w16cid:paraId="5DCF9035" w16cid:durableId="21865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BDB9E" w14:textId="77777777" w:rsidR="00E56818" w:rsidRDefault="00E56818">
      <w:r>
        <w:separator/>
      </w:r>
    </w:p>
  </w:endnote>
  <w:endnote w:type="continuationSeparator" w:id="0">
    <w:p w14:paraId="0761C96B" w14:textId="77777777" w:rsidR="00E56818" w:rsidRDefault="00E56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4CAA0E81" w:rsidR="00E56818" w:rsidRPr="0027338D" w:rsidRDefault="00E56818">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- 21 -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E56818" w:rsidRDefault="00E56818"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26D4" w14:textId="77777777" w:rsidR="00E56818" w:rsidRDefault="00E56818">
      <w:r>
        <w:separator/>
      </w:r>
    </w:p>
  </w:footnote>
  <w:footnote w:type="continuationSeparator" w:id="0">
    <w:p w14:paraId="262B45E2" w14:textId="77777777" w:rsidR="00E56818" w:rsidRDefault="00E56818">
      <w:r>
        <w:continuationSeparator/>
      </w:r>
    </w:p>
  </w:footnote>
  <w:footnote w:id="1">
    <w:p w14:paraId="599B41E3" w14:textId="77777777" w:rsidR="00E56818" w:rsidRPr="00445017" w:rsidRDefault="00E56818" w:rsidP="00323560">
      <w:pPr>
        <w:pStyle w:val="FootnoteText"/>
        <w:rPr>
          <w:lang w:val="en-US"/>
        </w:rPr>
      </w:pPr>
      <w:r>
        <w:rPr>
          <w:rStyle w:val="FootnoteReference"/>
        </w:rPr>
        <w:footnoteRef/>
      </w:r>
      <w:r>
        <w:t xml:space="preserve"> </w:t>
      </w:r>
      <w:r>
        <w:rPr>
          <w:rFonts w:ascii="Georgia" w:hAnsi="Georgia"/>
          <w:color w:val="333A42"/>
          <w:sz w:val="23"/>
          <w:szCs w:val="23"/>
        </w:rPr>
        <w:t>A </w:t>
      </w:r>
      <w:r w:rsidRPr="00445017">
        <w:rPr>
          <w:rStyle w:val="Strong"/>
          <w:rFonts w:ascii="Georgia" w:hAnsi="Georgia"/>
          <w:color w:val="333A42"/>
          <w:sz w:val="23"/>
          <w:szCs w:val="23"/>
        </w:rPr>
        <w:t>brick</w:t>
      </w:r>
      <w:r>
        <w:rPr>
          <w:rStyle w:val="Strong"/>
          <w:rFonts w:ascii="Georgia" w:hAnsi="Georgia"/>
          <w:color w:val="333A42"/>
          <w:sz w:val="23"/>
          <w:szCs w:val="23"/>
        </w:rPr>
        <w:t>-</w:t>
      </w:r>
      <w:r w:rsidRPr="00445017">
        <w:rPr>
          <w:rStyle w:val="Strong"/>
          <w:rFonts w:ascii="Georgia" w:hAnsi="Georgia"/>
          <w:color w:val="333A42"/>
          <w:sz w:val="23"/>
          <w:szCs w:val="23"/>
        </w:rPr>
        <w:t>and</w:t>
      </w:r>
      <w:r>
        <w:rPr>
          <w:rStyle w:val="Strong"/>
          <w:rFonts w:ascii="Georgia" w:hAnsi="Georgia"/>
          <w:color w:val="333A42"/>
          <w:sz w:val="23"/>
          <w:szCs w:val="23"/>
        </w:rPr>
        <w:t>-</w:t>
      </w:r>
      <w:r w:rsidRPr="00445017">
        <w:rPr>
          <w:rStyle w:val="Strong"/>
          <w:rFonts w:ascii="Georgia" w:hAnsi="Georgia"/>
          <w:color w:val="333A42"/>
          <w:sz w:val="23"/>
          <w:szCs w:val="23"/>
        </w:rPr>
        <w:t>mortar store</w:t>
      </w:r>
      <w:r>
        <w:rPr>
          <w:rFonts w:ascii="Georgia" w:hAnsi="Georgia"/>
          <w:color w:val="333A42"/>
          <w:sz w:val="23"/>
          <w:szCs w:val="23"/>
        </w:rPr>
        <w:t> is a traditional store that you find (e.g.) in your local shopping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E" w14:textId="77777777" w:rsidR="00E56818" w:rsidRPr="00C40A76" w:rsidRDefault="00E56818"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0" w14:textId="77777777" w:rsidR="00E56818" w:rsidRDefault="00E56818"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BalloonText"/>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ascii="Arial" w:hAnsi="Arial" w:cs="Arial"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8"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9"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4"/>
  </w:num>
  <w:num w:numId="6">
    <w:abstractNumId w:val="83"/>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1"/>
  </w:num>
  <w:num w:numId="30">
    <w:abstractNumId w:val="72"/>
  </w:num>
  <w:num w:numId="31">
    <w:abstractNumId w:val="18"/>
  </w:num>
  <w:num w:numId="32">
    <w:abstractNumId w:val="69"/>
  </w:num>
  <w:num w:numId="33">
    <w:abstractNumId w:val="14"/>
  </w:num>
  <w:num w:numId="34">
    <w:abstractNumId w:val="74"/>
  </w:num>
  <w:num w:numId="35">
    <w:abstractNumId w:val="80"/>
  </w:num>
  <w:num w:numId="36">
    <w:abstractNumId w:val="78"/>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7"/>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79"/>
  </w:num>
  <w:num w:numId="67">
    <w:abstractNumId w:val="9"/>
  </w:num>
  <w:num w:numId="68">
    <w:abstractNumId w:val="55"/>
  </w:num>
  <w:num w:numId="69">
    <w:abstractNumId w:val="38"/>
  </w:num>
  <w:num w:numId="70">
    <w:abstractNumId w:val="2"/>
  </w:num>
  <w:num w:numId="71">
    <w:abstractNumId w:val="61"/>
  </w:num>
  <w:num w:numId="72">
    <w:abstractNumId w:val="82"/>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y Tatú">
    <w15:presenceInfo w15:providerId="None" w15:userId="Joey Tatú"/>
  </w15:person>
  <w15:person w15:author="Joey Tatú [2]">
    <w15:presenceInfo w15:providerId="AD" w15:userId="S-1-5-21-1022453737-1608914804-965413785-117796"/>
  </w15:person>
  <w15:person w15:author="Paul Stynes">
    <w15:presenceInfo w15:providerId="AD" w15:userId="S-1-5-21-1861038800-1180243813-1542849698-2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60B29"/>
    <w:rsid w:val="00075741"/>
    <w:rsid w:val="000A2812"/>
    <w:rsid w:val="000E458C"/>
    <w:rsid w:val="001372D8"/>
    <w:rsid w:val="001C3CC2"/>
    <w:rsid w:val="001C6296"/>
    <w:rsid w:val="001D40D1"/>
    <w:rsid w:val="001E15BD"/>
    <w:rsid w:val="002342BB"/>
    <w:rsid w:val="0025666E"/>
    <w:rsid w:val="0027338D"/>
    <w:rsid w:val="00285613"/>
    <w:rsid w:val="0030099D"/>
    <w:rsid w:val="00317295"/>
    <w:rsid w:val="00323560"/>
    <w:rsid w:val="003A1449"/>
    <w:rsid w:val="003F4BD4"/>
    <w:rsid w:val="003F7707"/>
    <w:rsid w:val="004A1CC7"/>
    <w:rsid w:val="004D5487"/>
    <w:rsid w:val="00537AF6"/>
    <w:rsid w:val="00571245"/>
    <w:rsid w:val="005A04A9"/>
    <w:rsid w:val="005C10A5"/>
    <w:rsid w:val="005E1CEF"/>
    <w:rsid w:val="005F1F3C"/>
    <w:rsid w:val="00661543"/>
    <w:rsid w:val="00661724"/>
    <w:rsid w:val="00663DCF"/>
    <w:rsid w:val="006931DE"/>
    <w:rsid w:val="00700CAD"/>
    <w:rsid w:val="00704021"/>
    <w:rsid w:val="00711796"/>
    <w:rsid w:val="00780E88"/>
    <w:rsid w:val="00793383"/>
    <w:rsid w:val="007A2952"/>
    <w:rsid w:val="007A3709"/>
    <w:rsid w:val="007F098B"/>
    <w:rsid w:val="00846544"/>
    <w:rsid w:val="0085767F"/>
    <w:rsid w:val="00885843"/>
    <w:rsid w:val="008D41B3"/>
    <w:rsid w:val="008E5B6E"/>
    <w:rsid w:val="00906063"/>
    <w:rsid w:val="00910DF1"/>
    <w:rsid w:val="00916066"/>
    <w:rsid w:val="009628E4"/>
    <w:rsid w:val="00994136"/>
    <w:rsid w:val="009B2F24"/>
    <w:rsid w:val="009C4D15"/>
    <w:rsid w:val="009D1E0C"/>
    <w:rsid w:val="00A70560"/>
    <w:rsid w:val="00A74538"/>
    <w:rsid w:val="00AE1152"/>
    <w:rsid w:val="00AE13B3"/>
    <w:rsid w:val="00B02397"/>
    <w:rsid w:val="00B24C40"/>
    <w:rsid w:val="00B6648B"/>
    <w:rsid w:val="00BF5459"/>
    <w:rsid w:val="00C2682A"/>
    <w:rsid w:val="00C40A76"/>
    <w:rsid w:val="00C620D8"/>
    <w:rsid w:val="00CC3302"/>
    <w:rsid w:val="00CD75BF"/>
    <w:rsid w:val="00CF7C0A"/>
    <w:rsid w:val="00D11421"/>
    <w:rsid w:val="00D23FCC"/>
    <w:rsid w:val="00D3120E"/>
    <w:rsid w:val="00D368AF"/>
    <w:rsid w:val="00D6577F"/>
    <w:rsid w:val="00E374B9"/>
    <w:rsid w:val="00E56818"/>
    <w:rsid w:val="00ED5E7E"/>
    <w:rsid w:val="00EF5722"/>
    <w:rsid w:val="00F077BB"/>
    <w:rsid w:val="00F40711"/>
    <w:rsid w:val="00F540F5"/>
    <w:rsid w:val="00F91AED"/>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5</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6</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7</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8</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1</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2</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3</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4</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9</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10</b:RefOrder>
  </b:Source>
</b:Sources>
</file>

<file path=customXml/itemProps1.xml><?xml version="1.0" encoding="utf-8"?>
<ds:datastoreItem xmlns:ds="http://schemas.openxmlformats.org/officeDocument/2006/customXml" ds:itemID="{87B970FB-DC65-4FF4-A77D-62DE40AF3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65</TotalTime>
  <Pages>43</Pages>
  <Words>6674</Words>
  <Characters>41835</Characters>
  <Application>Microsoft Office Word</Application>
  <DocSecurity>0</DocSecurity>
  <Lines>348</Lines>
  <Paragraphs>96</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48413</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Joey Tatú</cp:lastModifiedBy>
  <cp:revision>3</cp:revision>
  <cp:lastPrinted>2005-03-03T15:39:00Z</cp:lastPrinted>
  <dcterms:created xsi:type="dcterms:W3CDTF">2019-12-05T11:57:00Z</dcterms:created>
  <dcterms:modified xsi:type="dcterms:W3CDTF">2019-12-05T13:17:00Z</dcterms:modified>
</cp:coreProperties>
</file>